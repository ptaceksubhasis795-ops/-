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FF3E" w14:textId="77777777" w:rsidR="00765269" w:rsidRDefault="00DF66F9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微信小程序功能诉求确认清单</w:t>
      </w:r>
    </w:p>
    <w:p w14:paraId="0D67C352" w14:textId="5392C0E8" w:rsidR="00765269" w:rsidRDefault="00DF66F9">
      <w:pPr>
        <w:pBdr>
          <w:bottom w:val="single" w:sz="8" w:space="8" w:color="1F4E79"/>
        </w:pBdr>
        <w:spacing w:after="240"/>
        <w:jc w:val="center"/>
      </w:pPr>
      <w:r>
        <w:rPr>
          <w:color w:val="707070"/>
          <w:sz w:val="18"/>
          <w:szCs w:val="18"/>
        </w:rPr>
        <w:t xml:space="preserve">　｜　</w:t>
      </w:r>
      <w:r>
        <w:rPr>
          <w:color w:val="707070"/>
          <w:sz w:val="18"/>
          <w:szCs w:val="18"/>
        </w:rPr>
        <w:t xml:space="preserve">2026 </w:t>
      </w:r>
      <w:r>
        <w:rPr>
          <w:color w:val="707070"/>
          <w:sz w:val="18"/>
          <w:szCs w:val="18"/>
        </w:rPr>
        <w:t>年</w:t>
      </w:r>
      <w:r>
        <w:rPr>
          <w:color w:val="707070"/>
          <w:sz w:val="18"/>
          <w:szCs w:val="18"/>
        </w:rPr>
        <w:t xml:space="preserve"> 9 </w:t>
      </w:r>
      <w:r>
        <w:rPr>
          <w:color w:val="707070"/>
          <w:sz w:val="18"/>
          <w:szCs w:val="18"/>
        </w:rPr>
        <w:t>月</w:t>
      </w:r>
      <w:r w:rsidR="00E23C7E">
        <w:rPr>
          <w:rFonts w:hint="eastAsia"/>
          <w:color w:val="707070"/>
          <w:sz w:val="18"/>
          <w:szCs w:val="18"/>
        </w:rPr>
        <w:t>27</w:t>
      </w:r>
      <w:r w:rsidR="00E23C7E">
        <w:rPr>
          <w:rFonts w:hint="eastAsia"/>
          <w:color w:val="707070"/>
          <w:sz w:val="18"/>
          <w:szCs w:val="18"/>
        </w:rPr>
        <w:t>日</w:t>
      </w:r>
      <w:r>
        <w:rPr>
          <w:color w:val="707070"/>
          <w:sz w:val="18"/>
          <w:szCs w:val="18"/>
        </w:rPr>
        <w:t xml:space="preserve">　｜　</w:t>
      </w:r>
    </w:p>
    <w:tbl>
      <w:tblPr>
        <w:tblW w:w="9638" w:type="dxa"/>
        <w:tblBorders>
          <w:top w:val="single" w:sz="4" w:space="0" w:color="BFBFBF"/>
          <w:left w:val="single" w:sz="18" w:space="0" w:color="1F4E79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5269" w14:paraId="382AC130" w14:textId="77777777">
        <w:tc>
          <w:tcPr>
            <w:tcW w:w="9638" w:type="dxa"/>
            <w:shd w:val="clear" w:color="auto" w:fill="F3F6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0BCD370" w14:textId="77777777" w:rsidR="00765269" w:rsidRDefault="00DF66F9">
            <w:pPr>
              <w:spacing w:after="60" w:line="300" w:lineRule="auto"/>
            </w:pPr>
            <w:r>
              <w:rPr>
                <w:b/>
                <w:bCs/>
                <w:sz w:val="19"/>
                <w:szCs w:val="19"/>
              </w:rPr>
              <w:t>填写说明</w:t>
            </w:r>
          </w:p>
          <w:p w14:paraId="470867CC" w14:textId="788721CE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本版已按贵司反馈修订，反馈中已明确的内容直接写入默认方案（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>）。</w:t>
            </w:r>
          </w:p>
          <w:p w14:paraId="2882DD78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的条目按反馈做了修改，标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的条目是根据反馈新增的，标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00000"/>
                <w:sz w:val="19"/>
                <w:szCs w:val="19"/>
              </w:rPr>
              <w:t>【待定】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的条目请贵司确定。这三类请重点确认。</w:t>
            </w:r>
          </w:p>
          <w:p w14:paraId="3F770EB3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同意默认方案的无需改动；需要调整的，请勾选右侧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选项，或在右侧空白处写明意见。</w:t>
            </w:r>
          </w:p>
          <w:p w14:paraId="557BB527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互联网医院开方、电子发票、物流查询等第三方服务均已预留接口，并随源码提供接口文档，由公司按文档对接。对接前由后台人工处理，不影响使用。</w:t>
            </w:r>
          </w:p>
          <w:p w14:paraId="05E187FE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我方负责系统开发，交付源码与相关文档（见第十部分）。部署上线、服务器与域名、账号开通及第三方对接由公司负责。</w:t>
            </w:r>
          </w:p>
        </w:tc>
      </w:tr>
    </w:tbl>
    <w:p w14:paraId="5B4224D4" w14:textId="77777777" w:rsidR="00765269" w:rsidRDefault="00765269">
      <w:pPr>
        <w:spacing w:after="80"/>
      </w:pPr>
    </w:p>
    <w:p w14:paraId="6AE1651D" w14:textId="77777777" w:rsidR="00765269" w:rsidRDefault="00DF66F9">
      <w:pPr>
        <w:pStyle w:val="1"/>
        <w:keepNext/>
      </w:pPr>
      <w:r>
        <w:t>一、项目概述</w:t>
      </w:r>
    </w:p>
    <w:p w14:paraId="63F0EF49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建设内容</w:t>
      </w:r>
      <w:r>
        <w:t>：一个微信小程序（消费者购物</w:t>
      </w:r>
      <w:r>
        <w:t xml:space="preserve"> + </w:t>
      </w:r>
      <w:r>
        <w:t>推广人使用的</w:t>
      </w:r>
      <w:r>
        <w:t>"</w:t>
      </w:r>
      <w:r>
        <w:t>销售中心</w:t>
      </w:r>
      <w:r>
        <w:t>"</w:t>
      </w:r>
      <w:r>
        <w:t>）和一个电脑端管理后台。</w:t>
      </w:r>
    </w:p>
    <w:p w14:paraId="2D18B723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板块一　处方中药饮片</w:t>
      </w:r>
      <w:r>
        <w:t>：目前为胆南星、商陆果两种直服饮片。用户经合作互联网医院问诊开方，或上传线下医院处方经审核后购买，按商品规格计价，无需煎煮。</w:t>
      </w:r>
    </w:p>
    <w:p w14:paraId="2836779B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板块二　药食同源、保健品</w:t>
      </w:r>
      <w:r>
        <w:t>：普通商品，用户直接下单购买，推广人可以分享推广。</w:t>
      </w:r>
    </w:p>
    <w:p w14:paraId="4C97507F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私域营销</w:t>
      </w:r>
      <w:r>
        <w:t>：销售人员和会员通过二维码、链接、海报、科普文章获客；后台查看隶属关系，按等级计算奖励，每周结算，在线提现。</w:t>
      </w:r>
    </w:p>
    <w:p w14:paraId="63F7F426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客户资源</w:t>
      </w:r>
      <w:r>
        <w:t>：建立客户档案，为下一步健康管理服务转化做准备。</w:t>
      </w:r>
    </w:p>
    <w:p w14:paraId="3A5E31BE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面向下沉市场</w:t>
      </w:r>
      <w:r>
        <w:t>：页面简洁、字大易用，支持销售人员</w:t>
      </w:r>
      <w:r>
        <w:t>"</w:t>
      </w:r>
      <w:r>
        <w:t>代客下单</w:t>
      </w:r>
      <w:r>
        <w:t>"</w:t>
      </w:r>
      <w:r>
        <w:t>，中老年用户也能顺利完成购买。</w:t>
      </w:r>
    </w:p>
    <w:p w14:paraId="4AA71AFE" w14:textId="77777777" w:rsidR="00765269" w:rsidRDefault="00DF66F9">
      <w:pPr>
        <w:pStyle w:val="1"/>
        <w:keepNext/>
      </w:pPr>
      <w:r>
        <w:t>二、消费者小程序功能</w:t>
      </w:r>
    </w:p>
    <w:p w14:paraId="07C35B5E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登录与账户</w:t>
      </w:r>
      <w:r>
        <w:t>：微信一键登录、手机号授权、收货地址、就诊人管理（处方板块使用）</w:t>
      </w:r>
    </w:p>
    <w:p w14:paraId="6C94D77F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首页</w:t>
      </w:r>
      <w:r>
        <w:t>：轮播图、两大板块入口、科普专区、推荐与热销商品、搜索、客服入口</w:t>
      </w:r>
    </w:p>
    <w:p w14:paraId="251C25BD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商品</w:t>
      </w:r>
      <w:r>
        <w:t>：分类、列表、搜索、图文详情、规格选择、价格与库存</w:t>
      </w:r>
    </w:p>
    <w:p w14:paraId="43E08E37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购买</w:t>
      </w:r>
      <w:r>
        <w:t>：购物车、立即购买、微信支付、订单列表与详情、物流信息、确认收货</w:t>
      </w:r>
    </w:p>
    <w:p w14:paraId="18BCA38F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处方</w:t>
      </w:r>
      <w:r>
        <w:t>：问诊开方入口、上传线下处方、我的处方（处方状态、待支付的处方订单）</w:t>
      </w:r>
    </w:p>
    <w:p w14:paraId="17DB54AE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lastRenderedPageBreak/>
        <w:t>科普</w:t>
      </w:r>
      <w:r>
        <w:t>：科普文章列表与详情，可分享；文章内可以直接进入问诊开方或商品页</w:t>
      </w:r>
    </w:p>
    <w:p w14:paraId="544C65BC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会员</w:t>
      </w:r>
      <w:r>
        <w:t>：申请成为会员；成为会员后使用销售中心</w:t>
      </w:r>
    </w:p>
    <w:p w14:paraId="11E7C4ED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售后与发票</w:t>
      </w:r>
      <w:r>
        <w:t>：申请退款或售后，按订单申请电子发票并在线查看下载</w:t>
      </w:r>
    </w:p>
    <w:p w14:paraId="037A7398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服务</w:t>
      </w:r>
      <w:r>
        <w:t>：在线客服、一键拨打客服电话，订单、处方、发货状态通过微信消息提醒</w:t>
      </w:r>
    </w:p>
    <w:p w14:paraId="0BB14A3D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适老化</w:t>
      </w:r>
      <w:r>
        <w:t>：大字模式，主要流程步骤少、按钮大</w:t>
      </w:r>
    </w:p>
    <w:p w14:paraId="2B79CC98" w14:textId="77777777" w:rsidR="00765269" w:rsidRDefault="00DF66F9">
      <w:pPr>
        <w:spacing w:before="80" w:after="100"/>
      </w:pPr>
      <w:r>
        <w:rPr>
          <w:rFonts w:ascii="Segoe UI Symbol" w:eastAsia="Segoe UI Symbol" w:hAnsi="Segoe UI Symbol" w:cs="Segoe UI Symbol"/>
          <w:b/>
          <w:bCs/>
          <w:color w:val="1F6F43"/>
        </w:rPr>
        <w:t>☑</w:t>
      </w:r>
      <w:r>
        <w:t xml:space="preserve"> </w:t>
      </w:r>
      <w:r>
        <w:t xml:space="preserve">按上述功能执行　　</w:t>
      </w:r>
      <w:r>
        <w:rPr>
          <w:rFonts w:ascii="Segoe UI Symbol" w:eastAsia="Segoe UI Symbol" w:hAnsi="Segoe UI Symbol" w:cs="Segoe UI Symbol"/>
        </w:rPr>
        <w:t>☐</w:t>
      </w:r>
      <w:r>
        <w:t xml:space="preserve"> </w:t>
      </w:r>
      <w:r>
        <w:t>需调整：</w:t>
      </w:r>
      <w:r>
        <w:t>________________________________________</w:t>
      </w:r>
    </w:p>
    <w:p w14:paraId="7AAAB32A" w14:textId="77777777" w:rsidR="00765269" w:rsidRDefault="00765269">
      <w:pPr>
        <w:spacing w:after="8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530D5CE8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84B32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9773C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009DE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78384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72736D35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1728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2.1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F426E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未支付订单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45B3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下单后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分钟未支付自动取消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B297D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分钟</w:t>
            </w:r>
          </w:p>
        </w:tc>
      </w:tr>
      <w:tr w:rsidR="00765269" w14:paraId="420F6847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1916C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D025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自动确认收货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1B91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发货后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天未确认的，系统自动确认收货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87AE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天</w:t>
            </w:r>
          </w:p>
        </w:tc>
      </w:tr>
    </w:tbl>
    <w:p w14:paraId="6420318D" w14:textId="77777777" w:rsidR="00765269" w:rsidRDefault="00DF66F9">
      <w:pPr>
        <w:pStyle w:val="1"/>
        <w:keepNext/>
      </w:pPr>
      <w:r>
        <w:t>三、板块一：处方中药饮片</w:t>
      </w:r>
    </w:p>
    <w:p w14:paraId="4219CC2F" w14:textId="77777777" w:rsidR="00765269" w:rsidRDefault="00DF66F9">
      <w:pPr>
        <w:spacing w:after="100"/>
      </w:pPr>
      <w:r>
        <w:rPr>
          <w:b/>
          <w:bCs/>
        </w:rPr>
        <w:t>购买流程</w:t>
      </w:r>
      <w:r>
        <w:t>：用户进入</w:t>
      </w:r>
      <w:r>
        <w:t>"</w:t>
      </w:r>
      <w:r>
        <w:t>问诊开方</w:t>
      </w:r>
      <w:r>
        <w:t xml:space="preserve">" → </w:t>
      </w:r>
      <w:r>
        <w:t>选择就诊人</w:t>
      </w:r>
      <w:r>
        <w:t xml:space="preserve"> → </w:t>
      </w:r>
      <w:r>
        <w:t>到合作互联网医院在线问诊</w:t>
      </w:r>
      <w:r>
        <w:t xml:space="preserve"> → </w:t>
      </w:r>
      <w:r>
        <w:t>医生开具处方</w:t>
      </w:r>
      <w:r>
        <w:t xml:space="preserve"> → </w:t>
      </w:r>
      <w:r>
        <w:t>处方进入小程序</w:t>
      </w:r>
      <w:r>
        <w:t>"</w:t>
      </w:r>
      <w:r>
        <w:t>我的处方</w:t>
      </w:r>
      <w:r>
        <w:t xml:space="preserve">" → </w:t>
      </w:r>
      <w:r>
        <w:t>用户确认并支付</w:t>
      </w:r>
      <w:r>
        <w:t xml:space="preserve"> → </w:t>
      </w:r>
      <w:r>
        <w:t>发货。</w:t>
      </w:r>
    </w:p>
    <w:p w14:paraId="72BAF85E" w14:textId="77777777" w:rsidR="00765269" w:rsidRDefault="00DF66F9">
      <w:pPr>
        <w:spacing w:after="100"/>
      </w:pPr>
      <w:r>
        <w:rPr>
          <w:b/>
          <w:bCs/>
        </w:rPr>
        <w:t>对接医院接口之前</w:t>
      </w:r>
      <w:r>
        <w:t>：处方由医院发给九转，后台录入后，用户在</w:t>
      </w:r>
      <w:r>
        <w:t>"</w:t>
      </w:r>
      <w:r>
        <w:t>我的处方</w:t>
      </w:r>
      <w:r>
        <w:t>"</w:t>
      </w:r>
      <w:r>
        <w:t>中支付。</w:t>
      </w:r>
    </w:p>
    <w:p w14:paraId="09D7316D" w14:textId="77777777" w:rsidR="00765269" w:rsidRDefault="00DF66F9">
      <w:pPr>
        <w:spacing w:after="100"/>
      </w:pPr>
      <w:r>
        <w:rPr>
          <w:b/>
          <w:bCs/>
        </w:rPr>
        <w:t>线下处方</w:t>
      </w:r>
      <w:r>
        <w:t>：用户上传线下医院处方</w:t>
      </w:r>
      <w:r>
        <w:t xml:space="preserve"> → </w:t>
      </w:r>
      <w:r>
        <w:t>九转后台审核</w:t>
      </w:r>
      <w:r>
        <w:t xml:space="preserve"> → </w:t>
      </w:r>
      <w:r>
        <w:t>审核通过后，在</w:t>
      </w:r>
      <w:r>
        <w:t>"</w:t>
      </w:r>
      <w:r>
        <w:t>我的处方</w:t>
      </w:r>
      <w:r>
        <w:t>"</w:t>
      </w:r>
      <w:r>
        <w:t>中支付。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732B8D5B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FDF11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D590D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E4BAD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9DA61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47EF0D5C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ADF42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3C2EA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处方品种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95FFB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胆南星、商陆果两种直服饮片，按商品规格（如每袋克数）计价；后台可以增加品种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3D2E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1A998235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05EA9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C43E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处方来源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4B0FC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合作互联网医院开具的处方；同时接受用户上传线下医院处方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676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只接受互联网医院处方</w:t>
            </w:r>
          </w:p>
        </w:tc>
      </w:tr>
      <w:tr w:rsidR="00765269" w14:paraId="3A0DB8AE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4F00B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97FBB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处方审核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60970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互联网医院开具的处方无需九转再审核；用户上传的线下处方由九转后台审核一次，记录审核人和时间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50C1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5F62E2C9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2BB63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8614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代煎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3812F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不提供代煎，直接发货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FD2B3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2561E77F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316FA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lastRenderedPageBreak/>
              <w:t>3.5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56C7B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就诊人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F87AB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购买处方药需填写就诊人实名信息（姓名、身份证号、手机号），可添加家人为就诊人；首次问诊上传既往病历或处方作为复诊凭证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494EB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需调整：</w:t>
            </w:r>
          </w:p>
        </w:tc>
      </w:tr>
      <w:tr w:rsidR="00765269" w14:paraId="7A4E9C89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AAACF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3.6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79F77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处方有效期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D710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按处方注明的有效期；未注明的当日有效。一张处方只能购买一次，过期需重新开方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5B00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需调整：</w:t>
            </w:r>
          </w:p>
        </w:tc>
      </w:tr>
      <w:tr w:rsidR="00765269" w14:paraId="489B425D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8231D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3.7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7E66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展示与推广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DDEB9" w14:textId="6D9EE181" w:rsidR="00765269" w:rsidRDefault="00DF66F9" w:rsidP="00007DE0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>处方品种通过科普文章宣传（可分享，带推广人专属码）；处方品不进入首页商品推荐，不生成商品推广海报，不计算销售奖励；取得有效处方前不显示购买按钮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61D9F" w14:textId="5B017352" w:rsidR="00765269" w:rsidRDefault="00007DE0" w:rsidP="00007DE0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 w:rsidR="00DF66F9">
              <w:rPr>
                <w:sz w:val="19"/>
                <w:szCs w:val="19"/>
              </w:rPr>
              <w:t xml:space="preserve"> </w:t>
            </w:r>
            <w:r w:rsidR="00DF66F9">
              <w:rPr>
                <w:sz w:val="19"/>
                <w:szCs w:val="19"/>
              </w:rPr>
              <w:t>需调整：</w:t>
            </w:r>
            <w:r>
              <w:rPr>
                <w:sz w:val="19"/>
                <w:szCs w:val="19"/>
              </w:rPr>
              <w:t>处方品种通过科普文章宣传（可分享，带推广人专属码）；处方品进入首页商品推荐，生成商品推广海报，计算销售奖励；取得有效处方前不显示购买按钮（</w:t>
            </w:r>
            <w:r w:rsidRPr="00007DE0">
              <w:rPr>
                <w:sz w:val="19"/>
                <w:szCs w:val="19"/>
                <w:highlight w:val="yellow"/>
              </w:rPr>
              <w:t>我们的主打品包括治疗作用的处方药</w:t>
            </w:r>
            <w:r>
              <w:rPr>
                <w:sz w:val="19"/>
                <w:szCs w:val="19"/>
              </w:rPr>
              <w:t>）</w:t>
            </w:r>
          </w:p>
        </w:tc>
      </w:tr>
      <w:tr w:rsidR="00765269" w14:paraId="2E89A1E3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DCF51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3.8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70E9F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退换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CC71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处方药品除质量问题外不退不换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7ED5A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658287BB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4559B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3.9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51AD6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销售可见范围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36394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销售人员可以看到名下客户（含其会员带来的客户）的处方订单和就诊信息，身份证号脱敏显示；会员看不到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E47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会员也可以看到自己客户的处方信息</w:t>
            </w:r>
          </w:p>
          <w:p w14:paraId="683C1F1D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</w:tbl>
    <w:p w14:paraId="5B9DF5DC" w14:textId="77777777" w:rsidR="00765269" w:rsidRDefault="00DF66F9">
      <w:pPr>
        <w:pStyle w:val="1"/>
        <w:keepNext/>
      </w:pPr>
      <w:r>
        <w:t>四、板块二：药食同源、保健品</w:t>
      </w:r>
    </w:p>
    <w:p w14:paraId="55EDEC76" w14:textId="77777777" w:rsidR="00765269" w:rsidRDefault="00DF66F9">
      <w:pPr>
        <w:spacing w:after="100"/>
      </w:pPr>
      <w:r>
        <w:rPr>
          <w:b/>
          <w:bCs/>
        </w:rPr>
        <w:t>购买流程</w:t>
      </w:r>
      <w:r>
        <w:t>：浏览商品</w:t>
      </w:r>
      <w:r>
        <w:t xml:space="preserve"> → </w:t>
      </w:r>
      <w:r>
        <w:t>加入购物车或立即购买</w:t>
      </w:r>
      <w:r>
        <w:t xml:space="preserve"> → </w:t>
      </w:r>
      <w:r>
        <w:t>填写地址</w:t>
      </w:r>
      <w:r>
        <w:t xml:space="preserve"> → </w:t>
      </w:r>
      <w:r>
        <w:t>微信支付</w:t>
      </w:r>
      <w:r>
        <w:t xml:space="preserve"> → </w:t>
      </w:r>
      <w:r>
        <w:t>发货</w:t>
      </w:r>
      <w:r>
        <w:t xml:space="preserve"> → </w:t>
      </w:r>
      <w:r>
        <w:t>查看物流</w:t>
      </w:r>
      <w:r>
        <w:t xml:space="preserve"> → </w:t>
      </w:r>
      <w:r>
        <w:t>确认收货。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55DCEC71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4828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DDF7A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326F6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A6476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68D7D6AA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78245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4.1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D5506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退换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3BDB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未拆封商品签收后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天内可无理由退货（退回运费由用户承担）；拆封后仅质量问题可退换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1FD1B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53BEB248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31A4A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4.2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45D4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商品页展示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A4E52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保健食品详情页展示注册或备案号，以及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本品不能代替药物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提示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B733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需调整：</w:t>
            </w:r>
          </w:p>
        </w:tc>
      </w:tr>
      <w:tr w:rsidR="00765269" w14:paraId="6B95BF39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A56B0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4.3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C724E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运费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A086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全国统一运费：单笔满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元包邮，不满收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元；偏远地区可单独设置（金额可在后台随时修改）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1511A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全场包邮</w:t>
            </w:r>
          </w:p>
          <w:p w14:paraId="38212BB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61E5643B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5E810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4.4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49F7B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澳门非药类商品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6FA4B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>【待定】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一期按普通商品处理；如有特殊要求，贵司明确后再调整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C31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特殊要求：</w:t>
            </w:r>
          </w:p>
        </w:tc>
      </w:tr>
    </w:tbl>
    <w:p w14:paraId="384316A8" w14:textId="77777777" w:rsidR="00765269" w:rsidRDefault="00DF66F9">
      <w:pPr>
        <w:pStyle w:val="1"/>
        <w:keepNext/>
      </w:pPr>
      <w:r>
        <w:lastRenderedPageBreak/>
        <w:t>五、推广、会员与分级奖励</w:t>
      </w:r>
    </w:p>
    <w:p w14:paraId="00C9021A" w14:textId="77777777" w:rsidR="00765269" w:rsidRDefault="00DF66F9">
      <w:pPr>
        <w:spacing w:after="100"/>
      </w:pPr>
      <w:r>
        <w:t>推广人分两类：</w:t>
      </w:r>
      <w:r>
        <w:rPr>
          <w:b/>
          <w:bCs/>
        </w:rPr>
        <w:t>销售人员</w:t>
      </w:r>
      <w:r>
        <w:t>（公司在后台添加）和</w:t>
      </w:r>
      <w:r>
        <w:rPr>
          <w:b/>
          <w:bCs/>
        </w:rPr>
        <w:t>会员</w:t>
      </w:r>
      <w:r>
        <w:t>（用户申请、公司审核）。每位推广人都有专属二维码、推广链接和海报，扫码进入的客户自动记录隶属关系。</w:t>
      </w:r>
    </w:p>
    <w:tbl>
      <w:tblPr>
        <w:tblW w:w="9638" w:type="dxa"/>
        <w:tblBorders>
          <w:top w:val="single" w:sz="4" w:space="0" w:color="BFBFBF"/>
          <w:left w:val="single" w:sz="18" w:space="0" w:color="1F4E79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5269" w14:paraId="253FAD52" w14:textId="77777777">
        <w:tc>
          <w:tcPr>
            <w:tcW w:w="9638" w:type="dxa"/>
            <w:shd w:val="clear" w:color="auto" w:fill="F3F6FA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A625578" w14:textId="77777777" w:rsidR="00765269" w:rsidRDefault="00DF66F9">
            <w:pPr>
              <w:spacing w:after="60" w:line="300" w:lineRule="auto"/>
            </w:pPr>
            <w:r>
              <w:rPr>
                <w:b/>
                <w:bCs/>
                <w:sz w:val="19"/>
                <w:szCs w:val="19"/>
              </w:rPr>
              <w:t>隶属关系：公司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销售人员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会员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客户</w:t>
            </w:r>
          </w:p>
          <w:p w14:paraId="6975B502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>后台可以按这个层级逐级查看每位销售人员名下的会员和客户，以及各自的业绩；销售人员在销售中心也能看到自己名下的会员和客户。专属二维码就是隶属关系的来源：谁的码带来的人，就记在谁名下。</w:t>
            </w:r>
          </w:p>
          <w:p w14:paraId="63ADFFEA" w14:textId="77777777" w:rsidR="00765269" w:rsidRDefault="00DF66F9">
            <w:pPr>
              <w:spacing w:after="60" w:line="300" w:lineRule="auto"/>
            </w:pPr>
            <w:r>
              <w:rPr>
                <w:sz w:val="19"/>
                <w:szCs w:val="19"/>
              </w:rPr>
              <w:t>奖励只计算推广人</w:t>
            </w:r>
            <w:r>
              <w:rPr>
                <w:b/>
                <w:bCs/>
                <w:sz w:val="19"/>
                <w:szCs w:val="19"/>
              </w:rPr>
              <w:t>直接客户</w:t>
            </w:r>
            <w:r>
              <w:rPr>
                <w:sz w:val="19"/>
                <w:szCs w:val="19"/>
              </w:rPr>
              <w:t>的订单，按推广人等级给予不同比例。会员下面不再挂会员，不构建多级网络。</w:t>
            </w:r>
          </w:p>
        </w:tc>
      </w:tr>
    </w:tbl>
    <w:p w14:paraId="16E8D931" w14:textId="77777777" w:rsidR="00765269" w:rsidRDefault="00765269">
      <w:pPr>
        <w:spacing w:after="8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7E107375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0DB54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B1E00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AC2D5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1679B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2A1D6E30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A3AA6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8E8EA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推广人来源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C4774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销售人员由公司在后台添加；会员由用户在小程序申请，公司审核通过后成为会员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DFCF1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30181210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8E999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7B55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会员隶属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6432C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会员隶属于推荐他的销售人员；由会员推荐来申请的新会员，同样隶属于该会员所属的销售人员（会员下不再挂会员）；没有推荐来源的，审核时由管理员指定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BB9EB" w14:textId="4B16E665" w:rsidR="00765269" w:rsidRDefault="00007DE0" w:rsidP="00007DE0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 w:rsidR="00DF66F9">
              <w:rPr>
                <w:sz w:val="19"/>
                <w:szCs w:val="19"/>
              </w:rPr>
              <w:t>其他：</w:t>
            </w:r>
            <w:r w:rsidRPr="00117370">
              <w:rPr>
                <w:sz w:val="19"/>
                <w:szCs w:val="19"/>
                <w:highlight w:val="yellow"/>
              </w:rPr>
              <w:t>隶属推荐人（</w:t>
            </w:r>
            <w:r w:rsidR="00117370">
              <w:rPr>
                <w:rFonts w:hint="eastAsia"/>
                <w:sz w:val="19"/>
                <w:szCs w:val="19"/>
                <w:highlight w:val="yellow"/>
              </w:rPr>
              <w:t>高级</w:t>
            </w:r>
            <w:r w:rsidR="00117370">
              <w:rPr>
                <w:sz w:val="19"/>
                <w:szCs w:val="19"/>
                <w:highlight w:val="yellow"/>
              </w:rPr>
              <w:t>会员</w:t>
            </w:r>
            <w:r w:rsidRPr="00117370">
              <w:rPr>
                <w:sz w:val="19"/>
                <w:szCs w:val="19"/>
                <w:highlight w:val="yellow"/>
              </w:rPr>
              <w:t>）的会员，销售业绩连续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3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个月突破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1</w:t>
            </w:r>
            <w:r w:rsidRPr="00117370">
              <w:rPr>
                <w:sz w:val="19"/>
                <w:szCs w:val="19"/>
                <w:highlight w:val="yellow"/>
              </w:rPr>
              <w:t>0</w:t>
            </w:r>
            <w:r w:rsidRPr="00117370">
              <w:rPr>
                <w:sz w:val="19"/>
                <w:szCs w:val="19"/>
                <w:highlight w:val="yellow"/>
              </w:rPr>
              <w:t>万元，或者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3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个月总额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3</w:t>
            </w:r>
            <w:r w:rsidRPr="00117370">
              <w:rPr>
                <w:sz w:val="19"/>
                <w:szCs w:val="19"/>
                <w:highlight w:val="yellow"/>
              </w:rPr>
              <w:t>0</w:t>
            </w:r>
            <w:r w:rsidRPr="00117370">
              <w:rPr>
                <w:sz w:val="19"/>
                <w:szCs w:val="19"/>
                <w:highlight w:val="yellow"/>
              </w:rPr>
              <w:t>万元以上，由</w:t>
            </w:r>
            <w:r w:rsidR="00117370">
              <w:rPr>
                <w:rFonts w:hint="eastAsia"/>
                <w:sz w:val="19"/>
                <w:szCs w:val="19"/>
                <w:highlight w:val="yellow"/>
              </w:rPr>
              <w:t>普通会员</w:t>
            </w:r>
            <w:r w:rsidRPr="00117370">
              <w:rPr>
                <w:sz w:val="19"/>
                <w:szCs w:val="19"/>
                <w:highlight w:val="yellow"/>
              </w:rPr>
              <w:t>晋级为</w:t>
            </w:r>
            <w:r w:rsidR="00117370">
              <w:rPr>
                <w:rFonts w:hint="eastAsia"/>
                <w:sz w:val="19"/>
                <w:szCs w:val="19"/>
                <w:highlight w:val="yellow"/>
              </w:rPr>
              <w:t>高级会员</w:t>
            </w:r>
            <w:r w:rsidRPr="00117370">
              <w:rPr>
                <w:sz w:val="19"/>
                <w:szCs w:val="19"/>
                <w:highlight w:val="yellow"/>
              </w:rPr>
              <w:t>（销售人员）。</w:t>
            </w:r>
          </w:p>
        </w:tc>
      </w:tr>
      <w:tr w:rsidR="00765269" w14:paraId="78E15804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9B14D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3A75F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客户归属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8BD88" w14:textId="32B74F73" w:rsidR="00765269" w:rsidRDefault="00DF66F9" w:rsidP="00117370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客户第一次通过某位推广人（销售人员或会员）的二维码、链接或分享进入即绑定，长期归属该推广人</w:t>
            </w:r>
            <w:r w:rsidR="00117370">
              <w:rPr>
                <w:sz w:val="19"/>
                <w:szCs w:val="19"/>
              </w:rPr>
              <w:t>。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BD1F7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绑定有效期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天，到期后可重新绑定</w:t>
            </w:r>
          </w:p>
          <w:p w14:paraId="094204F1" w14:textId="77777777" w:rsidR="00765269" w:rsidRDefault="00DF66F9">
            <w:pPr>
              <w:spacing w:after="30" w:line="288" w:lineRule="auto"/>
              <w:rPr>
                <w:sz w:val="19"/>
                <w:szCs w:val="19"/>
              </w:rPr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客户首次下单时才绑定</w:t>
            </w:r>
          </w:p>
          <w:p w14:paraId="5012B61D" w14:textId="124B7748" w:rsidR="00117370" w:rsidRPr="00117370" w:rsidRDefault="00117370">
            <w:pPr>
              <w:spacing w:after="30" w:line="288" w:lineRule="auto"/>
              <w:rPr>
                <w:sz w:val="19"/>
                <w:szCs w:val="19"/>
              </w:rPr>
            </w:pPr>
            <w:r w:rsidRPr="00117370"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  <w:highlight w:val="yellow"/>
              </w:rPr>
              <w:t>☑</w:t>
            </w:r>
            <w:r w:rsidRPr="00117370">
              <w:rPr>
                <w:sz w:val="19"/>
                <w:szCs w:val="19"/>
                <w:highlight w:val="yellow"/>
              </w:rPr>
              <w:t>某位推广人（</w:t>
            </w:r>
            <w:r>
              <w:rPr>
                <w:rFonts w:hint="eastAsia"/>
                <w:sz w:val="19"/>
                <w:szCs w:val="19"/>
                <w:highlight w:val="yellow"/>
              </w:rPr>
              <w:t>高级会员</w:t>
            </w:r>
            <w:r w:rsidRPr="00117370">
              <w:rPr>
                <w:sz w:val="19"/>
                <w:szCs w:val="19"/>
                <w:highlight w:val="yellow"/>
              </w:rPr>
              <w:t>）连续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6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个月没有销售业绩，解除绑定。</w:t>
            </w:r>
          </w:p>
        </w:tc>
      </w:tr>
      <w:tr w:rsidR="00765269" w14:paraId="053EF03B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A775A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1B918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无推荐来源的客户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6C23B" w14:textId="4F90246F" w:rsidR="00765269" w:rsidRDefault="00117370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 w:rsidR="00DF66F9">
              <w:rPr>
                <w:sz w:val="19"/>
                <w:szCs w:val="19"/>
              </w:rPr>
              <w:t>归属公司，不产生奖励；管理员可手动分配给推广人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3C94" w14:textId="67D2A91D" w:rsidR="00765269" w:rsidRDefault="00117370">
            <w:pPr>
              <w:spacing w:after="30" w:line="288" w:lineRule="auto"/>
            </w:pPr>
            <w:r w:rsidRPr="00117370"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  <w:highlight w:val="yellow"/>
              </w:rPr>
              <w:t>☑</w:t>
            </w:r>
            <w:r w:rsidR="00DF66F9" w:rsidRPr="00117370">
              <w:rPr>
                <w:sz w:val="19"/>
                <w:szCs w:val="19"/>
                <w:highlight w:val="yellow"/>
              </w:rPr>
              <w:t>其他：</w:t>
            </w:r>
            <w:r w:rsidRPr="00117370">
              <w:rPr>
                <w:sz w:val="19"/>
                <w:szCs w:val="19"/>
                <w:highlight w:val="yellow"/>
              </w:rPr>
              <w:t>归属公司，</w:t>
            </w:r>
            <w:r w:rsidRPr="00117370">
              <w:rPr>
                <w:rFonts w:hint="eastAsia"/>
                <w:sz w:val="19"/>
                <w:szCs w:val="19"/>
                <w:highlight w:val="yellow"/>
              </w:rPr>
              <w:t>按比例</w:t>
            </w:r>
            <w:r w:rsidRPr="00117370">
              <w:rPr>
                <w:sz w:val="19"/>
                <w:szCs w:val="19"/>
                <w:highlight w:val="yellow"/>
              </w:rPr>
              <w:t>产生奖励；管理员可手动分配给推广人。</w:t>
            </w:r>
          </w:p>
        </w:tc>
      </w:tr>
      <w:tr w:rsidR="00765269" w14:paraId="12DD85C4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2C194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5.5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22CE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推广人等级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92316" w14:textId="7464BCBA" w:rsidR="00765269" w:rsidRDefault="00DF66F9" w:rsidP="00117370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 w:rsidR="00117370"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设三个等级：销售人员、高级会员、普通会员；新会员默认为普通会员，由管理员在后台调整等级；等级名称和数量可在后台修改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3CC32" w14:textId="0FDF500A" w:rsidR="00765269" w:rsidRDefault="00DF66F9" w:rsidP="00117370">
            <w:pPr>
              <w:spacing w:after="30" w:line="288" w:lineRule="auto"/>
            </w:pPr>
            <w:r>
              <w:rPr>
                <w:sz w:val="19"/>
                <w:szCs w:val="19"/>
              </w:rPr>
              <w:t xml:space="preserve"> </w:t>
            </w:r>
            <w:r w:rsidR="00117370">
              <w:rPr>
                <w:sz w:val="19"/>
                <w:szCs w:val="19"/>
              </w:rPr>
              <w:t xml:space="preserve"> </w:t>
            </w:r>
            <w:r w:rsidR="00117370"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 w:rsidR="00117370">
              <w:rPr>
                <w:sz w:val="19"/>
                <w:szCs w:val="19"/>
              </w:rPr>
              <w:t xml:space="preserve"> </w:t>
            </w:r>
            <w:r w:rsidR="00117370" w:rsidRPr="00117370">
              <w:rPr>
                <w:sz w:val="19"/>
                <w:szCs w:val="19"/>
                <w:highlight w:val="yellow"/>
              </w:rPr>
              <w:t>设</w:t>
            </w:r>
            <w:r w:rsidR="00117370" w:rsidRPr="00117370">
              <w:rPr>
                <w:rFonts w:hint="eastAsia"/>
                <w:sz w:val="19"/>
                <w:szCs w:val="19"/>
                <w:highlight w:val="yellow"/>
              </w:rPr>
              <w:t>二</w:t>
            </w:r>
            <w:r w:rsidR="00117370" w:rsidRPr="00117370">
              <w:rPr>
                <w:sz w:val="19"/>
                <w:szCs w:val="19"/>
                <w:highlight w:val="yellow"/>
              </w:rPr>
              <w:t>个等级：高级会员、普通会员；新会员默认为普通会员，由管理员在后台调整等级；等级名称和数量可在后台修改</w:t>
            </w:r>
          </w:p>
        </w:tc>
      </w:tr>
      <w:tr w:rsidR="00765269" w14:paraId="15EB06C2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15D62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5.6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866BF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分级奖励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A87AC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按推广人等级设置奖励比例：销售人员</w:t>
            </w:r>
            <w:r>
              <w:rPr>
                <w:sz w:val="19"/>
                <w:szCs w:val="19"/>
              </w:rPr>
              <w:t xml:space="preserve"> ____%</w:t>
            </w:r>
            <w:r>
              <w:rPr>
                <w:sz w:val="19"/>
                <w:szCs w:val="19"/>
              </w:rPr>
              <w:t>、高级会员</w:t>
            </w:r>
            <w:r>
              <w:rPr>
                <w:sz w:val="19"/>
                <w:szCs w:val="19"/>
              </w:rPr>
              <w:t xml:space="preserve"> ____%</w:t>
            </w:r>
            <w:r>
              <w:rPr>
                <w:sz w:val="19"/>
                <w:szCs w:val="19"/>
              </w:rPr>
              <w:t>、普通会员</w:t>
            </w:r>
            <w:r>
              <w:rPr>
                <w:sz w:val="19"/>
                <w:szCs w:val="19"/>
              </w:rPr>
              <w:t xml:space="preserve"> ____%</w:t>
            </w:r>
            <w:r>
              <w:rPr>
                <w:sz w:val="19"/>
                <w:szCs w:val="19"/>
              </w:rPr>
              <w:t>，只奖励直接客户的订单；商品可以单独设置各等级比例或固定金额，也可以设为不参与；新上架商品默认不参与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75602" w14:textId="77777777" w:rsidR="00765269" w:rsidRDefault="00DF66F9">
            <w:pPr>
              <w:spacing w:after="30" w:line="288" w:lineRule="auto"/>
              <w:rPr>
                <w:sz w:val="19"/>
                <w:szCs w:val="19"/>
              </w:rPr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在此基础上，销售人员对名下会员带来的订单另得管理奖励</w:t>
            </w:r>
            <w:r>
              <w:rPr>
                <w:sz w:val="19"/>
                <w:szCs w:val="19"/>
              </w:rPr>
              <w:t xml:space="preserve"> ____%</w:t>
            </w:r>
            <w:r>
              <w:rPr>
                <w:sz w:val="19"/>
                <w:szCs w:val="19"/>
              </w:rPr>
              <w:t>（只此一层）</w:t>
            </w:r>
          </w:p>
          <w:p w14:paraId="5C53CCF7" w14:textId="2855DB68" w:rsidR="009B076F" w:rsidRPr="009B076F" w:rsidRDefault="009B076F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 w:rsidRPr="009B076F">
              <w:rPr>
                <w:rFonts w:ascii="Segoe UI Symbol" w:eastAsia="Segoe UI Symbol" w:hAnsi="Segoe UI Symbol" w:cs="Segoe UI Symbol"/>
                <w:b/>
                <w:bCs/>
                <w:color w:val="auto"/>
                <w:sz w:val="19"/>
                <w:szCs w:val="19"/>
                <w:highlight w:val="yellow"/>
              </w:rPr>
              <w:t>奖励比例详按各品种奖励清单</w:t>
            </w:r>
          </w:p>
        </w:tc>
      </w:tr>
      <w:tr w:rsidR="00765269" w14:paraId="1EFCA298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F10F2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lastRenderedPageBreak/>
              <w:t>5.7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1743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推广人本人购买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B4F37" w14:textId="41044C08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>【待定】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计入业绩，不计算奖励</w:t>
            </w:r>
            <w:r w:rsidR="009B076F">
              <w:rPr>
                <w:sz w:val="19"/>
                <w:szCs w:val="19"/>
              </w:rPr>
              <w:t>，</w:t>
            </w:r>
            <w:r w:rsidR="009B076F" w:rsidRPr="009B076F">
              <w:rPr>
                <w:sz w:val="19"/>
                <w:szCs w:val="19"/>
                <w:highlight w:val="yellow"/>
              </w:rPr>
              <w:t>价格按含税、</w:t>
            </w:r>
            <w:r w:rsidR="009B076F">
              <w:rPr>
                <w:sz w:val="19"/>
                <w:szCs w:val="19"/>
                <w:highlight w:val="yellow"/>
              </w:rPr>
              <w:t>运费、</w:t>
            </w:r>
            <w:r w:rsidR="009B076F" w:rsidRPr="009B076F">
              <w:rPr>
                <w:sz w:val="19"/>
                <w:szCs w:val="19"/>
                <w:highlight w:val="yellow"/>
              </w:rPr>
              <w:t>不含奖励价格计算。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ABDB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计入业绩并计算奖励</w:t>
            </w:r>
          </w:p>
        </w:tc>
      </w:tr>
      <w:tr w:rsidR="00765269" w14:paraId="2FF61BCD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672E4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5.8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6E37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奖励计算金额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B2891" w14:textId="671205A4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商品实际支付金额（扣除优惠，不含运费）</w:t>
            </w:r>
            <w:r w:rsidR="009B076F" w:rsidRPr="009B076F">
              <w:rPr>
                <w:rFonts w:ascii="Segoe UI Symbol" w:eastAsia="Segoe UI Symbol" w:hAnsi="Segoe UI Symbol" w:cs="Segoe UI Symbol"/>
                <w:b/>
                <w:bCs/>
                <w:color w:val="auto"/>
                <w:sz w:val="19"/>
                <w:szCs w:val="19"/>
                <w:highlight w:val="yellow"/>
              </w:rPr>
              <w:t>奖励比例详按各品种奖励清单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034CA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0A5A111C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5490A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5.9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FB5A2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奖励生效时间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8001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确认收货后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天内无售后即生效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9208B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付款后</w:t>
            </w:r>
          </w:p>
          <w:p w14:paraId="61E23D6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确认收货后</w:t>
            </w:r>
          </w:p>
          <w:p w14:paraId="3F5A682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64D67BD6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F2575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5.10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CBB84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退款对奖励的影响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291C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生效前退款：奖励相应取消或按退款金额扣减；已转入余额后退款：从奖励余额中扣回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EEBBD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7BF35AED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9BA34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92139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结算周期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C7AB9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每周结算一次：每周一把上周已生效的奖励转入推广人的奖励余额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DE2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15EC694D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315B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64241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提现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89B6C" w14:textId="54D2E9F0" w:rsidR="00765269" w:rsidRDefault="00DF66F9" w:rsidP="007B25E6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推广人在小程序申请提现，余额</w:t>
            </w:r>
            <w:r w:rsidR="009B076F" w:rsidRPr="009B076F">
              <w:rPr>
                <w:sz w:val="19"/>
                <w:szCs w:val="19"/>
                <w:highlight w:val="yellow"/>
              </w:rPr>
              <w:t>500</w:t>
            </w:r>
            <w:r w:rsidRPr="009B076F">
              <w:rPr>
                <w:sz w:val="19"/>
                <w:szCs w:val="19"/>
                <w:highlight w:val="yellow"/>
              </w:rPr>
              <w:t xml:space="preserve"> </w:t>
            </w:r>
            <w:r w:rsidRPr="009B076F">
              <w:rPr>
                <w:sz w:val="19"/>
                <w:szCs w:val="19"/>
                <w:highlight w:val="yellow"/>
              </w:rPr>
              <w:t>元</w:t>
            </w:r>
            <w:r w:rsidR="007B25E6">
              <w:rPr>
                <w:sz w:val="19"/>
                <w:szCs w:val="19"/>
                <w:highlight w:val="yellow"/>
              </w:rPr>
              <w:t>以上</w:t>
            </w:r>
            <w:r>
              <w:rPr>
                <w:sz w:val="19"/>
                <w:szCs w:val="19"/>
              </w:rPr>
              <w:t>可提；后台审核后，通过微信支付打款到零钱（需贵司在微信支付商户平台开通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商家转账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）；提现记录可导出，供财务使用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F2F9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无需审核，自动打款</w:t>
            </w:r>
          </w:p>
          <w:p w14:paraId="3082686A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起提金额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元</w:t>
            </w:r>
          </w:p>
        </w:tc>
      </w:tr>
      <w:tr w:rsidR="00765269" w14:paraId="196E4D2E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6AB1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9D93A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推广人离职或停用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F402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其客户和会员由管理员转给其他销售人员或归属公司；已转入余额的奖励仍可提现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C762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停用后余额作废</w:t>
            </w:r>
          </w:p>
          <w:p w14:paraId="4FCD7E2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5FAAD7DF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3A678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60B62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代客下单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F7483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销售人员可为客户选好板块二商品生成订单，发给客户确认地址并支付，订单归属该销售人员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58B2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会员也可以代客下单</w:t>
            </w:r>
          </w:p>
          <w:p w14:paraId="77A713AD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不需要</w:t>
            </w:r>
          </w:p>
        </w:tc>
      </w:tr>
      <w:tr w:rsidR="00765269" w14:paraId="49B2E260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861F3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5.15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27C4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销售数据统计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555FB" w14:textId="53CAF555" w:rsidR="00765269" w:rsidRDefault="00DF66F9" w:rsidP="009B076F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 w:rsidRPr="009B076F">
              <w:rPr>
                <w:sz w:val="19"/>
                <w:szCs w:val="19"/>
                <w:highlight w:val="yellow"/>
              </w:rPr>
              <w:t>销售会员</w:t>
            </w:r>
            <w:r>
              <w:rPr>
                <w:sz w:val="19"/>
                <w:szCs w:val="19"/>
              </w:rPr>
              <w:t>的业绩实时汇总到后台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销售</w:t>
            </w:r>
            <w:r>
              <w:rPr>
                <w:sz w:val="19"/>
                <w:szCs w:val="19"/>
              </w:rPr>
              <w:t>""</w:t>
            </w:r>
            <w:r>
              <w:rPr>
                <w:sz w:val="19"/>
                <w:szCs w:val="19"/>
              </w:rPr>
              <w:t>数据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菜单，可按人员、等级、时间查看和导出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308A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</w:tbl>
    <w:p w14:paraId="6EA34A68" w14:textId="77777777" w:rsidR="00765269" w:rsidRDefault="00DF66F9">
      <w:pPr>
        <w:pStyle w:val="1"/>
        <w:keepNext/>
      </w:pPr>
      <w:r>
        <w:t>六、客户档案与健康服务</w:t>
      </w:r>
    </w:p>
    <w:p w14:paraId="096A596B" w14:textId="77777777" w:rsidR="00765269" w:rsidRDefault="00DF66F9">
      <w:pPr>
        <w:spacing w:after="100"/>
      </w:pPr>
      <w:r>
        <w:t>为下一步健康管理服务转化积累客户资源。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71F84ED7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5050F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FEA38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90AB0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BB916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5B714792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83BE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6.1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BF0C2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客户档案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0090F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每位客户一份档案：基本信息、就诊人与健康信息（病史、过敏史）、购买记录、处方记录、所属推广人、客户标签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8625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3BD2E5D0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8D13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lastRenderedPageBreak/>
              <w:t>6.2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7CE0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健康信息授权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7D0A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用户首次填写健康信息时，勾选同意将其用于后续健康管理服务（授权文字由贵司提供）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7B47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7F5CD08B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73967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6.3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1D9EC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客户标签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1DA60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后台可以给客户打标签（如慢病类型、关注方向），按标签筛选和导出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4BB9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1F4EA065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96A9F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6.4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C0EA2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健康服务数据接口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A3185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【新增】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预留客户档案数据接口，供后续的健康管理服务系统读取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9EE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</w:tbl>
    <w:p w14:paraId="266BF711" w14:textId="77777777" w:rsidR="00765269" w:rsidRDefault="00DF66F9">
      <w:pPr>
        <w:pStyle w:val="1"/>
        <w:keepNext/>
      </w:pPr>
      <w:r>
        <w:t>七、公司管理后台</w:t>
      </w:r>
    </w:p>
    <w:p w14:paraId="16F21FBE" w14:textId="77777777" w:rsidR="00765269" w:rsidRDefault="00DF66F9">
      <w:pPr>
        <w:spacing w:after="100"/>
      </w:pPr>
      <w:r>
        <w:t>在电脑浏览器中使用，共八个菜单：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38"/>
      </w:tblGrid>
      <w:tr w:rsidR="00765269" w14:paraId="20EDAD3C" w14:textId="77777777">
        <w:trPr>
          <w:cantSplit/>
          <w:tblHeader/>
        </w:trPr>
        <w:tc>
          <w:tcPr>
            <w:tcW w:w="13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88A52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菜单</w:t>
            </w:r>
          </w:p>
        </w:tc>
        <w:tc>
          <w:tcPr>
            <w:tcW w:w="833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F64DF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主要功能</w:t>
            </w:r>
          </w:p>
        </w:tc>
      </w:tr>
      <w:tr w:rsidR="00765269" w14:paraId="3D4528E7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B91C4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商品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3E42C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商品上下架、分类、规格、价格、库存（含批号、有效期）、奖励设置；处方品种标记</w:t>
            </w:r>
          </w:p>
        </w:tc>
      </w:tr>
      <w:tr w:rsidR="00765269" w14:paraId="1EEC8275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EF33F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处方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67CC0" w14:textId="010EC924" w:rsidR="00765269" w:rsidRDefault="00DF66F9" w:rsidP="007B25E6">
            <w:pPr>
              <w:spacing w:after="30" w:line="288" w:lineRule="auto"/>
            </w:pPr>
            <w:r>
              <w:rPr>
                <w:sz w:val="19"/>
                <w:szCs w:val="19"/>
              </w:rPr>
              <w:t>处方列表与状态、人工录入处方（医院发来的处方）、</w:t>
            </w:r>
            <w:r w:rsidRPr="007B25E6">
              <w:rPr>
                <w:sz w:val="19"/>
                <w:szCs w:val="19"/>
              </w:rPr>
              <w:t>线下</w:t>
            </w:r>
            <w:r>
              <w:rPr>
                <w:sz w:val="19"/>
                <w:szCs w:val="19"/>
              </w:rPr>
              <w:t>处方</w:t>
            </w:r>
            <w:r w:rsidR="009B076F">
              <w:rPr>
                <w:sz w:val="19"/>
                <w:szCs w:val="19"/>
              </w:rPr>
              <w:t>自动</w:t>
            </w:r>
            <w:r>
              <w:rPr>
                <w:sz w:val="19"/>
                <w:szCs w:val="19"/>
              </w:rPr>
              <w:t>审核</w:t>
            </w:r>
          </w:p>
        </w:tc>
      </w:tr>
      <w:tr w:rsidR="00765269" w14:paraId="45A78E3B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57886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订单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DAB75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订单查询与筛选、发货、退款售后处理、发票处理</w:t>
            </w:r>
          </w:p>
        </w:tc>
      </w:tr>
      <w:tr w:rsidR="00765269" w14:paraId="024D6533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84865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销售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E382A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销售人员与会员管理、会员申请审核、等级设置、隶属关系查看（销售人员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会员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客户）与调整（留有记录）、业绩与奖励明细、每周结算、提现审核与记录</w:t>
            </w:r>
          </w:p>
        </w:tc>
      </w:tr>
      <w:tr w:rsidR="00765269" w14:paraId="18A869AB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00302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用户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052E1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客户档案：基本信息、健康信息、购买与处方记录、所属推广人、客户标签</w:t>
            </w:r>
          </w:p>
        </w:tc>
      </w:tr>
      <w:tr w:rsidR="00765269" w14:paraId="30098B9D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A7621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27B86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科普文章发布与管理、首页轮播与推荐</w:t>
            </w:r>
          </w:p>
        </w:tc>
      </w:tr>
      <w:tr w:rsidR="00765269" w14:paraId="45CD56E3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DC7E5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数据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A8F6E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分板块的销售额与订单数、商品排行、销售人员与会员排行、新增客户、奖励与提现汇总、每日趋势、</w:t>
            </w:r>
            <w:r>
              <w:rPr>
                <w:sz w:val="19"/>
                <w:szCs w:val="19"/>
              </w:rPr>
              <w:t xml:space="preserve">Excel </w:t>
            </w:r>
            <w:r>
              <w:rPr>
                <w:sz w:val="19"/>
                <w:szCs w:val="19"/>
              </w:rPr>
              <w:t>导出</w:t>
            </w:r>
          </w:p>
        </w:tc>
      </w:tr>
      <w:tr w:rsidR="00765269" w14:paraId="1D11B5CD" w14:textId="77777777">
        <w:trPr>
          <w:cantSplit/>
        </w:trPr>
        <w:tc>
          <w:tcPr>
            <w:tcW w:w="130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B19D4" w14:textId="77777777" w:rsidR="00765269" w:rsidRDefault="00DF66F9">
            <w:pPr>
              <w:spacing w:after="30" w:line="288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设置</w:t>
            </w:r>
          </w:p>
        </w:tc>
        <w:tc>
          <w:tcPr>
            <w:tcW w:w="8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D248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公司资料、客服电话、运费、推广人等级与奖励比例、业务规则、微信与支付配置、第三方服务配置、后台账号与权限</w:t>
            </w:r>
          </w:p>
        </w:tc>
      </w:tr>
    </w:tbl>
    <w:p w14:paraId="4B78424E" w14:textId="77777777" w:rsidR="00765269" w:rsidRDefault="00765269">
      <w:pPr>
        <w:spacing w:after="80"/>
      </w:pP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11B9CD8D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7E97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95DB1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C2C49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BD651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193B9772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51D2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7.1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2B697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后台账号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756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三类账号：管理员（全部功能）、药师（线下处方审核、查看健康信息）、发货员（订单发货）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BD34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只设一个管理员账号</w:t>
            </w:r>
          </w:p>
          <w:p w14:paraId="39840834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66BFCC55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C11D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lastRenderedPageBreak/>
              <w:t>7.2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4110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数据导出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AE03F" w14:textId="5FCEC656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仅管理员可导出；客户档案可连同健康信息（病史、</w:t>
            </w:r>
            <w:ins w:id="0" w:author="lenovo" w:date="2026-09-27T19:21:00Z">
              <w:r w:rsidR="005D7976">
                <w:rPr>
                  <w:sz w:val="19"/>
                  <w:szCs w:val="19"/>
                </w:rPr>
                <w:t>体重（</w:t>
              </w:r>
            </w:ins>
            <w:ins w:id="1" w:author="lenovo" w:date="2026-09-27T19:22:00Z">
              <w:r w:rsidR="005D7976">
                <w:rPr>
                  <w:sz w:val="19"/>
                  <w:szCs w:val="19"/>
                </w:rPr>
                <w:t>与给药剂量相关性强</w:t>
              </w:r>
            </w:ins>
            <w:ins w:id="2" w:author="lenovo" w:date="2026-09-27T19:21:00Z">
              <w:r w:rsidR="005D7976">
                <w:rPr>
                  <w:sz w:val="19"/>
                  <w:szCs w:val="19"/>
                </w:rPr>
                <w:t>）、</w:t>
              </w:r>
            </w:ins>
            <w:r>
              <w:rPr>
                <w:sz w:val="19"/>
                <w:szCs w:val="19"/>
              </w:rPr>
              <w:t>过敏史）和购买记录一起导出，用于健康管理服务转化；身份证号默认脱敏；每次导出留有记录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BE21" w14:textId="7A11D33D" w:rsidR="00765269" w:rsidRDefault="005D7976">
            <w:pPr>
              <w:spacing w:after="30" w:line="288" w:lineRule="auto"/>
            </w:pPr>
            <w:ins w:id="3" w:author="lenovo" w:date="2026-09-27T19:20:00Z">
              <w:r>
                <w:rPr>
                  <w:b/>
                  <w:bCs/>
                  <w:color w:val="C55A11"/>
                  <w:sz w:val="19"/>
                  <w:szCs w:val="19"/>
                </w:rPr>
                <w:t>】</w:t>
              </w:r>
              <w:r>
                <w:rPr>
                  <w:sz w:val="19"/>
                  <w:szCs w:val="19"/>
                </w:rPr>
                <w:t xml:space="preserve"> </w:t>
              </w:r>
              <w:r>
                <w:rPr>
                  <w:rFonts w:ascii="Segoe UI Symbol" w:eastAsia="Segoe UI Symbol" w:hAnsi="Segoe UI Symbol" w:cs="Segoe UI Symbol"/>
                  <w:b/>
                  <w:bCs/>
                  <w:color w:val="1F6F43"/>
                  <w:sz w:val="19"/>
                  <w:szCs w:val="19"/>
                </w:rPr>
                <w:t>☑</w:t>
              </w:r>
            </w:ins>
            <w:del w:id="4" w:author="lenovo" w:date="2026-09-27T19:20:00Z">
              <w:r w:rsidR="00DF66F9" w:rsidDel="005D7976">
                <w:rPr>
                  <w:rFonts w:ascii="Segoe UI Symbol" w:eastAsia="Segoe UI Symbol" w:hAnsi="Segoe UI Symbol" w:cs="Segoe UI Symbol"/>
                  <w:sz w:val="19"/>
                  <w:szCs w:val="19"/>
                </w:rPr>
                <w:delText>☐</w:delText>
              </w:r>
              <w:r w:rsidR="00DF66F9" w:rsidDel="005D7976">
                <w:rPr>
                  <w:sz w:val="19"/>
                  <w:szCs w:val="19"/>
                </w:rPr>
                <w:delText xml:space="preserve"> </w:delText>
              </w:r>
            </w:del>
            <w:r w:rsidR="00DF66F9">
              <w:rPr>
                <w:sz w:val="19"/>
                <w:szCs w:val="19"/>
              </w:rPr>
              <w:t>导出</w:t>
            </w:r>
            <w:del w:id="5" w:author="lenovo" w:date="2026-09-27T19:20:00Z">
              <w:r w:rsidR="00DF66F9" w:rsidDel="005D7976">
                <w:rPr>
                  <w:rFonts w:hint="eastAsia"/>
                  <w:sz w:val="19"/>
                  <w:szCs w:val="19"/>
                </w:rPr>
                <w:delText>完整</w:delText>
              </w:r>
            </w:del>
            <w:ins w:id="6" w:author="lenovo" w:date="2026-09-27T19:20:00Z">
              <w:r>
                <w:rPr>
                  <w:rFonts w:hint="eastAsia"/>
                  <w:sz w:val="19"/>
                  <w:szCs w:val="19"/>
                </w:rPr>
                <w:t>含</w:t>
              </w:r>
            </w:ins>
            <w:ins w:id="7" w:author="lenovo" w:date="2026-09-27T19:21:00Z">
              <w:r>
                <w:rPr>
                  <w:sz w:val="19"/>
                  <w:szCs w:val="19"/>
                </w:rPr>
                <w:t>年份</w:t>
              </w:r>
            </w:ins>
            <w:r w:rsidR="00DF66F9">
              <w:rPr>
                <w:sz w:val="19"/>
                <w:szCs w:val="19"/>
              </w:rPr>
              <w:t>身份证号</w:t>
            </w:r>
            <w:ins w:id="8" w:author="lenovo" w:date="2026-09-27T19:21:00Z">
              <w:r>
                <w:rPr>
                  <w:sz w:val="19"/>
                  <w:szCs w:val="19"/>
                </w:rPr>
                <w:t>（医疗与年龄相关性强）</w:t>
              </w:r>
            </w:ins>
          </w:p>
          <w:p w14:paraId="080FF1E6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09B0080F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ED987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7.3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0B86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敏感信息查看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2FAB5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管理员、药师可查看完整健康信息（病史、过敏史、复诊凭证）；销售人员可查看名下客户的就诊信息（见</w:t>
            </w:r>
            <w:r>
              <w:rPr>
                <w:sz w:val="19"/>
                <w:szCs w:val="19"/>
              </w:rPr>
              <w:t xml:space="preserve"> 3.9</w:t>
            </w:r>
            <w:r>
              <w:rPr>
                <w:sz w:val="19"/>
                <w:szCs w:val="19"/>
              </w:rPr>
              <w:t>）；身份证号等加密保存，所有查看操作留有记录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C239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</w:tbl>
    <w:p w14:paraId="4131EAF6" w14:textId="77777777" w:rsidR="00765269" w:rsidRDefault="00DF66F9">
      <w:pPr>
        <w:pStyle w:val="1"/>
        <w:keepNext/>
      </w:pPr>
      <w:r>
        <w:t>八、发票、物流、库存与第三方服务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760"/>
        <w:gridCol w:w="3850"/>
        <w:gridCol w:w="3268"/>
      </w:tblGrid>
      <w:tr w:rsidR="00765269" w14:paraId="54E15C22" w14:textId="77777777">
        <w:trPr>
          <w:cantSplit/>
          <w:tblHeader/>
        </w:trPr>
        <w:tc>
          <w:tcPr>
            <w:tcW w:w="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FAC18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76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9EE8E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事项</w:t>
            </w:r>
          </w:p>
        </w:tc>
        <w:tc>
          <w:tcPr>
            <w:tcW w:w="38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1B59F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默认方案（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已选）</w:t>
            </w:r>
          </w:p>
        </w:tc>
        <w:tc>
          <w:tcPr>
            <w:tcW w:w="3268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16E4C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sz w:val="19"/>
                <w:szCs w:val="19"/>
              </w:rPr>
              <w:t>可改选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修改意见</w:t>
            </w:r>
          </w:p>
        </w:tc>
      </w:tr>
      <w:tr w:rsidR="00765269" w14:paraId="702D9828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6E60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8.1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F338A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电子发票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906B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订单确认收货后，用户可在订单中申请电子普通发票（个人或企业抬头）。系统预留开票平台接口；对接前由财务开票后上传到订单，用户在小程序查看下载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4065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企业用户可申请电子专用发票</w:t>
            </w:r>
          </w:p>
          <w:p w14:paraId="1CF4A368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4B41D98A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32C65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8.2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AEDE3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互联网医院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51D70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系统预留张总互联网医院对接接口；对接前按第三部分的方式人工录入处方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75B2F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1EFA9D93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35734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53817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物流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587CC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后台填写快递公司和单号，用户在小程序查看；系统预留物流轨迹查询接口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774D9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078D11A8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BC3BB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8.4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0A0AC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库存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0A1C2" w14:textId="77777777" w:rsidR="00765269" w:rsidRDefault="00DF66F9">
            <w:pPr>
              <w:spacing w:after="30" w:line="288" w:lineRule="auto"/>
            </w:pPr>
            <w:r>
              <w:rPr>
                <w:b/>
                <w:bCs/>
                <w:color w:val="C55A11"/>
                <w:sz w:val="19"/>
                <w:szCs w:val="19"/>
              </w:rPr>
              <w:t>【调整】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品种少，使用管理后台库存（按件，记录批号与有效期），不对接</w:t>
            </w:r>
            <w:r>
              <w:rPr>
                <w:sz w:val="19"/>
                <w:szCs w:val="19"/>
              </w:rPr>
              <w:t xml:space="preserve"> ERP</w:t>
            </w:r>
            <w:r>
              <w:rPr>
                <w:sz w:val="19"/>
                <w:szCs w:val="19"/>
              </w:rPr>
              <w:t>；系统保留</w:t>
            </w:r>
            <w:r>
              <w:rPr>
                <w:sz w:val="19"/>
                <w:szCs w:val="19"/>
              </w:rPr>
              <w:t xml:space="preserve"> ERP </w:t>
            </w:r>
            <w:r>
              <w:rPr>
                <w:sz w:val="19"/>
                <w:szCs w:val="19"/>
              </w:rPr>
              <w:t>接口，以后需要时可以对接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A3697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其他：</w:t>
            </w:r>
          </w:p>
        </w:tc>
      </w:tr>
      <w:tr w:rsidR="00765269" w14:paraId="5E8DF896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B027E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B78E8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消息通知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540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使用微信消息提醒订单、处方、发货状态；系统预留短信接口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60155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需要短信通知（按接口文档对接短信服务）</w:t>
            </w:r>
          </w:p>
        </w:tc>
      </w:tr>
      <w:tr w:rsidR="00765269" w14:paraId="66C8B344" w14:textId="77777777">
        <w:trPr>
          <w:cantSplit/>
        </w:trPr>
        <w:tc>
          <w:tcPr>
            <w:tcW w:w="7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6831D" w14:textId="77777777" w:rsidR="00765269" w:rsidRDefault="00DF66F9">
            <w:pPr>
              <w:spacing w:after="30" w:line="288" w:lineRule="auto"/>
              <w:jc w:val="center"/>
            </w:pPr>
            <w:r>
              <w:rPr>
                <w:sz w:val="19"/>
                <w:szCs w:val="19"/>
              </w:rPr>
              <w:t>8.6</w:t>
            </w:r>
          </w:p>
        </w:tc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0A33C" w14:textId="77777777" w:rsidR="00765269" w:rsidRDefault="00DF66F9">
            <w:pPr>
              <w:spacing w:after="30" w:line="288" w:lineRule="auto"/>
            </w:pPr>
            <w:r>
              <w:rPr>
                <w:sz w:val="19"/>
                <w:szCs w:val="19"/>
              </w:rPr>
              <w:t>支付收款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31B5F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b/>
                <w:bCs/>
                <w:color w:val="1F6F43"/>
                <w:sz w:val="19"/>
                <w:szCs w:val="19"/>
              </w:rPr>
              <w:t>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两个板块使用同一个微信支付商户号收款</w:t>
            </w:r>
          </w:p>
        </w:tc>
        <w:tc>
          <w:tcPr>
            <w:tcW w:w="32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DFEE7" w14:textId="77777777" w:rsidR="00765269" w:rsidRDefault="00DF66F9">
            <w:pPr>
              <w:spacing w:after="30" w:line="288" w:lineRule="auto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两个板块分别使用不同商户号收款</w:t>
            </w:r>
          </w:p>
        </w:tc>
      </w:tr>
    </w:tbl>
    <w:p w14:paraId="24791A42" w14:textId="08D35348" w:rsidR="00765269" w:rsidRDefault="00E23C7E">
      <w:pPr>
        <w:pStyle w:val="1"/>
        <w:keepNext/>
      </w:pPr>
      <w:r>
        <w:rPr>
          <w:rFonts w:hint="eastAsia"/>
        </w:rPr>
        <w:t>九</w:t>
      </w:r>
      <w:r>
        <w:t>、交付内容与分工</w:t>
      </w:r>
    </w:p>
    <w:p w14:paraId="54F1124B" w14:textId="77777777" w:rsidR="00765269" w:rsidRDefault="00DF66F9">
      <w:pPr>
        <w:keepNext/>
        <w:spacing w:after="100"/>
      </w:pPr>
      <w:r>
        <w:rPr>
          <w:b/>
          <w:bCs/>
        </w:rPr>
        <w:t>我方交付</w:t>
      </w:r>
      <w:r>
        <w:t>：按本清单完成开发，交付以下内容：</w:t>
      </w:r>
    </w:p>
    <w:p w14:paraId="3F57A98D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系统源码</w:t>
      </w:r>
      <w:r>
        <w:t>：微信小程序（消费者端</w:t>
      </w:r>
      <w:r>
        <w:t xml:space="preserve"> + </w:t>
      </w:r>
      <w:r>
        <w:t>销售中心）、电脑端管理后台、服务端</w:t>
      </w:r>
    </w:p>
    <w:p w14:paraId="21106C0D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lastRenderedPageBreak/>
        <w:t>数据库脚本</w:t>
      </w:r>
      <w:r>
        <w:t>：建表脚本和初始化数据</w:t>
      </w:r>
    </w:p>
    <w:p w14:paraId="0E0E02CC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部署说明</w:t>
      </w:r>
      <w:r>
        <w:t>：运行环境、配置项清单、部署步骤</w:t>
      </w:r>
    </w:p>
    <w:p w14:paraId="4A8DF7F1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接口文档</w:t>
      </w:r>
      <w:r>
        <w:t>：小程序与后台的接口文档；第三方对接接口文档（互联网医院、电子发票、物流、</w:t>
      </w:r>
      <w:r>
        <w:t>ERP</w:t>
      </w:r>
      <w:r>
        <w:t>、短信、健康服务数据接口）</w:t>
      </w:r>
    </w:p>
    <w:p w14:paraId="436DBC5B" w14:textId="77777777" w:rsidR="00765269" w:rsidRDefault="00DF66F9">
      <w:pPr>
        <w:pStyle w:val="a4"/>
        <w:numPr>
          <w:ilvl w:val="0"/>
          <w:numId w:val="2"/>
        </w:numPr>
        <w:spacing w:after="50"/>
      </w:pPr>
      <w:r>
        <w:rPr>
          <w:b/>
          <w:bCs/>
        </w:rPr>
        <w:t>后台使用说明</w:t>
      </w:r>
      <w:r>
        <w:t>：商品上架、处方录入与审核、发货、会员审核、奖励结算与提现审核等日常操作</w:t>
      </w:r>
    </w:p>
    <w:p w14:paraId="63DFC6CC" w14:textId="77777777" w:rsidR="00765269" w:rsidRDefault="00DF66F9">
      <w:pPr>
        <w:spacing w:before="80" w:after="100"/>
      </w:pPr>
      <w:r>
        <w:rPr>
          <w:b/>
          <w:bCs/>
        </w:rPr>
        <w:t>由公司负责</w:t>
      </w:r>
      <w:r>
        <w:t>：服务器与域名、部署上线、小程序发布与审核、微信支付等账号的开通与参数配置（含商家转账）、商品与科普资料录入、第三方服务的开通及按接口文档对接。</w:t>
      </w:r>
    </w:p>
    <w:p w14:paraId="1FB9126B" w14:textId="53A4E8E3" w:rsidR="00765269" w:rsidRDefault="00DF66F9">
      <w:pPr>
        <w:pStyle w:val="1"/>
        <w:keepNext/>
      </w:pPr>
      <w:r>
        <w:t>十</w:t>
      </w:r>
      <w:r w:rsidR="00E23C7E">
        <w:rPr>
          <w:rFonts w:hint="eastAsia"/>
        </w:rPr>
        <w:t>一</w:t>
      </w:r>
      <w:r>
        <w:t>、确认</w:t>
      </w:r>
    </w:p>
    <w:p w14:paraId="1A044E24" w14:textId="77777777" w:rsidR="00765269" w:rsidRDefault="00DF66F9">
      <w:pPr>
        <w:spacing w:after="160"/>
      </w:pPr>
      <w:r>
        <w:rPr>
          <w:rFonts w:ascii="Segoe UI Symbol" w:eastAsia="Segoe UI Symbol" w:hAnsi="Segoe UI Symbol" w:cs="Segoe UI Symbol"/>
        </w:rPr>
        <w:t>☐</w:t>
      </w:r>
      <w:r>
        <w:t xml:space="preserve"> </w:t>
      </w:r>
      <w:r>
        <w:t>我方已阅读并确认以上功能范围与业务规则。未修改的条目按默认方案（</w:t>
      </w:r>
      <w:r>
        <w:rPr>
          <w:rFonts w:ascii="Segoe UI Symbol" w:eastAsia="Segoe UI Symbol" w:hAnsi="Segoe UI Symbol" w:cs="Segoe UI Symbol"/>
          <w:b/>
          <w:bCs/>
          <w:color w:val="1F6F43"/>
        </w:rPr>
        <w:t>☑</w:t>
      </w:r>
      <w:r>
        <w:t>）执行，已修改的条目以本清单填写的内容为准。</w:t>
      </w:r>
    </w:p>
    <w:p w14:paraId="3236888E" w14:textId="77777777" w:rsidR="00765269" w:rsidRDefault="00DF66F9">
      <w:pPr>
        <w:spacing w:after="60"/>
      </w:pPr>
      <w:r>
        <w:rPr>
          <w:b/>
          <w:bCs/>
        </w:rPr>
        <w:t>其他修改意见或补充说明：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65269" w14:paraId="28114701" w14:textId="77777777">
        <w:trPr>
          <w:cantSplit/>
        </w:trPr>
        <w:tc>
          <w:tcPr>
            <w:tcW w:w="9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8261" w14:textId="77777777" w:rsidR="00765269" w:rsidRDefault="00765269">
            <w:pPr>
              <w:spacing w:after="30" w:line="288" w:lineRule="auto"/>
            </w:pPr>
          </w:p>
          <w:p w14:paraId="2D93B86D" w14:textId="77777777" w:rsidR="00765269" w:rsidRDefault="00765269">
            <w:pPr>
              <w:spacing w:after="30" w:line="288" w:lineRule="auto"/>
            </w:pPr>
          </w:p>
          <w:p w14:paraId="17170ABD" w14:textId="77777777" w:rsidR="00765269" w:rsidRDefault="00765269">
            <w:pPr>
              <w:spacing w:after="30" w:line="288" w:lineRule="auto"/>
            </w:pPr>
          </w:p>
          <w:p w14:paraId="6A039FAB" w14:textId="77777777" w:rsidR="00765269" w:rsidRDefault="00765269">
            <w:pPr>
              <w:spacing w:after="30" w:line="288" w:lineRule="auto"/>
            </w:pPr>
          </w:p>
        </w:tc>
      </w:tr>
    </w:tbl>
    <w:p w14:paraId="39DDA9B6" w14:textId="77777777" w:rsidR="00765269" w:rsidRDefault="00765269">
      <w:pPr>
        <w:spacing w:after="80"/>
      </w:pPr>
    </w:p>
    <w:p w14:paraId="07C47560" w14:textId="77777777" w:rsidR="00765269" w:rsidRDefault="00DF66F9">
      <w:pPr>
        <w:spacing w:before="200" w:after="200"/>
      </w:pPr>
      <w:r>
        <w:t>公司负责人（签字）：</w:t>
      </w:r>
      <w:r>
        <w:t>____________________</w:t>
      </w:r>
      <w:r>
        <w:t xml:space="preserve">　　联系电话：</w:t>
      </w:r>
      <w:r>
        <w:t>____________________</w:t>
      </w:r>
    </w:p>
    <w:p w14:paraId="16D79794" w14:textId="77777777" w:rsidR="00765269" w:rsidRDefault="00DF66F9">
      <w:pPr>
        <w:spacing w:after="100"/>
      </w:pPr>
      <w:r>
        <w:t>日期：</w:t>
      </w:r>
      <w:r>
        <w:t xml:space="preserve">________ </w:t>
      </w:r>
      <w:r>
        <w:t>年</w:t>
      </w:r>
      <w:r>
        <w:t xml:space="preserve"> ____ </w:t>
      </w:r>
      <w:r>
        <w:t>月</w:t>
      </w:r>
      <w:r>
        <w:t xml:space="preserve"> ____ </w:t>
      </w:r>
      <w:r>
        <w:t>日</w:t>
      </w:r>
    </w:p>
    <w:sectPr w:rsidR="00765269">
      <w:headerReference w:type="default" r:id="rId7"/>
      <w:footerReference w:type="default" r:id="rId8"/>
      <w:pgSz w:w="11906" w:h="16838"/>
      <w:pgMar w:top="1300" w:right="1134" w:bottom="1200" w:left="1134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C971" w14:textId="77777777" w:rsidR="00CE0BDE" w:rsidRDefault="00CE0BDE">
      <w:pPr>
        <w:spacing w:line="240" w:lineRule="auto"/>
      </w:pPr>
      <w:r>
        <w:separator/>
      </w:r>
    </w:p>
  </w:endnote>
  <w:endnote w:type="continuationSeparator" w:id="0">
    <w:p w14:paraId="5B244199" w14:textId="77777777" w:rsidR="00CE0BDE" w:rsidRDefault="00CE0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70E75" w14:textId="77777777" w:rsidR="00765269" w:rsidRDefault="00DF66F9">
    <w:pPr>
      <w:jc w:val="center"/>
    </w:pPr>
    <w:r>
      <w:rPr>
        <w:color w:val="909090"/>
        <w:sz w:val="16"/>
        <w:szCs w:val="16"/>
      </w:rPr>
      <w:t>第</w:t>
    </w:r>
    <w:r>
      <w:rPr>
        <w:color w:val="909090"/>
        <w:sz w:val="16"/>
        <w:szCs w:val="16"/>
      </w:rPr>
      <w:t xml:space="preserve"> </w:t>
    </w:r>
    <w:r>
      <w:rPr>
        <w:color w:val="909090"/>
        <w:sz w:val="16"/>
        <w:szCs w:val="16"/>
      </w:rPr>
      <w:fldChar w:fldCharType="begin"/>
    </w:r>
    <w:r>
      <w:rPr>
        <w:color w:val="909090"/>
        <w:sz w:val="16"/>
        <w:szCs w:val="16"/>
      </w:rPr>
      <w:instrText>PAGE</w:instrText>
    </w:r>
    <w:r>
      <w:rPr>
        <w:color w:val="909090"/>
        <w:sz w:val="16"/>
        <w:szCs w:val="16"/>
      </w:rPr>
      <w:fldChar w:fldCharType="separate"/>
    </w:r>
    <w:r w:rsidR="007B25E6">
      <w:rPr>
        <w:noProof/>
        <w:color w:val="909090"/>
        <w:sz w:val="16"/>
        <w:szCs w:val="16"/>
      </w:rPr>
      <w:t>4</w:t>
    </w:r>
    <w:r>
      <w:rPr>
        <w:color w:val="909090"/>
        <w:sz w:val="16"/>
        <w:szCs w:val="16"/>
      </w:rPr>
      <w:fldChar w:fldCharType="end"/>
    </w:r>
    <w:r>
      <w:rPr>
        <w:color w:val="909090"/>
        <w:sz w:val="16"/>
        <w:szCs w:val="16"/>
      </w:rPr>
      <w:t xml:space="preserve"> </w:t>
    </w:r>
    <w:r>
      <w:rPr>
        <w:color w:val="909090"/>
        <w:sz w:val="16"/>
        <w:szCs w:val="16"/>
      </w:rPr>
      <w:t>页</w:t>
    </w:r>
    <w:r>
      <w:rPr>
        <w:color w:val="909090"/>
        <w:sz w:val="16"/>
        <w:szCs w:val="16"/>
      </w:rPr>
      <w:t xml:space="preserve"> / </w:t>
    </w:r>
    <w:r>
      <w:rPr>
        <w:color w:val="909090"/>
        <w:sz w:val="16"/>
        <w:szCs w:val="16"/>
      </w:rPr>
      <w:t>共</w:t>
    </w:r>
    <w:r>
      <w:rPr>
        <w:color w:val="909090"/>
        <w:sz w:val="16"/>
        <w:szCs w:val="16"/>
      </w:rPr>
      <w:t xml:space="preserve"> </w:t>
    </w:r>
    <w:r>
      <w:rPr>
        <w:color w:val="909090"/>
        <w:sz w:val="16"/>
        <w:szCs w:val="16"/>
      </w:rPr>
      <w:fldChar w:fldCharType="begin"/>
    </w:r>
    <w:r>
      <w:rPr>
        <w:color w:val="909090"/>
        <w:sz w:val="16"/>
        <w:szCs w:val="16"/>
      </w:rPr>
      <w:instrText>NUMPAGES</w:instrText>
    </w:r>
    <w:r>
      <w:rPr>
        <w:color w:val="909090"/>
        <w:sz w:val="16"/>
        <w:szCs w:val="16"/>
      </w:rPr>
      <w:fldChar w:fldCharType="separate"/>
    </w:r>
    <w:r w:rsidR="007B25E6">
      <w:rPr>
        <w:noProof/>
        <w:color w:val="909090"/>
        <w:sz w:val="16"/>
        <w:szCs w:val="16"/>
      </w:rPr>
      <w:t>8</w:t>
    </w:r>
    <w:r>
      <w:rPr>
        <w:color w:val="909090"/>
        <w:sz w:val="16"/>
        <w:szCs w:val="16"/>
      </w:rPr>
      <w:fldChar w:fldCharType="end"/>
    </w:r>
    <w:r>
      <w:rPr>
        <w:color w:val="909090"/>
        <w:sz w:val="16"/>
        <w:szCs w:val="16"/>
      </w:rPr>
      <w:t xml:space="preserve"> </w:t>
    </w:r>
    <w:r>
      <w:rPr>
        <w:color w:val="90909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EB48" w14:textId="77777777" w:rsidR="00CE0BDE" w:rsidRDefault="00CE0BDE">
      <w:pPr>
        <w:spacing w:line="240" w:lineRule="auto"/>
      </w:pPr>
      <w:r>
        <w:separator/>
      </w:r>
    </w:p>
  </w:footnote>
  <w:footnote w:type="continuationSeparator" w:id="0">
    <w:p w14:paraId="6D2E93B1" w14:textId="77777777" w:rsidR="00CE0BDE" w:rsidRDefault="00CE0B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D7C6" w14:textId="77777777" w:rsidR="00765269" w:rsidRDefault="00DF66F9">
    <w:pPr>
      <w:jc w:val="right"/>
    </w:pPr>
    <w:r>
      <w:rPr>
        <w:color w:val="909090"/>
        <w:sz w:val="16"/>
        <w:szCs w:val="16"/>
      </w:rPr>
      <w:t>九转生物医药</w:t>
    </w:r>
    <w:r>
      <w:rPr>
        <w:color w:val="909090"/>
        <w:sz w:val="16"/>
        <w:szCs w:val="16"/>
      </w:rPr>
      <w:t xml:space="preserve"> · </w:t>
    </w:r>
    <w:r>
      <w:rPr>
        <w:color w:val="909090"/>
        <w:sz w:val="16"/>
        <w:szCs w:val="16"/>
      </w:rPr>
      <w:t>微信小程序功能诉求确认清单</w:t>
    </w:r>
    <w:r>
      <w:rPr>
        <w:color w:val="909090"/>
        <w:sz w:val="16"/>
        <w:szCs w:val="16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7FF"/>
    <w:multiLevelType w:val="hybridMultilevel"/>
    <w:tmpl w:val="CE66DCDC"/>
    <w:lvl w:ilvl="0" w:tplc="5F943DE6">
      <w:start w:val="1"/>
      <w:numFmt w:val="decimal"/>
      <w:lvlText w:val="%1."/>
      <w:lvlJc w:val="left"/>
      <w:pPr>
        <w:ind w:left="420" w:hanging="300"/>
      </w:pPr>
    </w:lvl>
    <w:lvl w:ilvl="1" w:tplc="1952D05E">
      <w:numFmt w:val="decimal"/>
      <w:lvlText w:val=""/>
      <w:lvlJc w:val="left"/>
    </w:lvl>
    <w:lvl w:ilvl="2" w:tplc="3AC03308">
      <w:numFmt w:val="decimal"/>
      <w:lvlText w:val=""/>
      <w:lvlJc w:val="left"/>
    </w:lvl>
    <w:lvl w:ilvl="3" w:tplc="2A78C32A">
      <w:numFmt w:val="decimal"/>
      <w:lvlText w:val=""/>
      <w:lvlJc w:val="left"/>
    </w:lvl>
    <w:lvl w:ilvl="4" w:tplc="D158CB44">
      <w:numFmt w:val="decimal"/>
      <w:lvlText w:val=""/>
      <w:lvlJc w:val="left"/>
    </w:lvl>
    <w:lvl w:ilvl="5" w:tplc="8744D058">
      <w:numFmt w:val="decimal"/>
      <w:lvlText w:val=""/>
      <w:lvlJc w:val="left"/>
    </w:lvl>
    <w:lvl w:ilvl="6" w:tplc="6E7AA520">
      <w:numFmt w:val="decimal"/>
      <w:lvlText w:val=""/>
      <w:lvlJc w:val="left"/>
    </w:lvl>
    <w:lvl w:ilvl="7" w:tplc="474C932A">
      <w:numFmt w:val="decimal"/>
      <w:lvlText w:val=""/>
      <w:lvlJc w:val="left"/>
    </w:lvl>
    <w:lvl w:ilvl="8" w:tplc="386A9A52">
      <w:numFmt w:val="decimal"/>
      <w:lvlText w:val=""/>
      <w:lvlJc w:val="left"/>
    </w:lvl>
  </w:abstractNum>
  <w:abstractNum w:abstractNumId="1" w15:restartNumberingAfterBreak="0">
    <w:nsid w:val="18EF4C34"/>
    <w:multiLevelType w:val="hybridMultilevel"/>
    <w:tmpl w:val="3D22C606"/>
    <w:lvl w:ilvl="0" w:tplc="90A8F6A4">
      <w:start w:val="1"/>
      <w:numFmt w:val="decimal"/>
      <w:lvlText w:val="%1."/>
      <w:lvlJc w:val="left"/>
      <w:pPr>
        <w:ind w:left="420" w:hanging="300"/>
      </w:pPr>
    </w:lvl>
    <w:lvl w:ilvl="1" w:tplc="ABFE99FC">
      <w:numFmt w:val="decimal"/>
      <w:lvlText w:val=""/>
      <w:lvlJc w:val="left"/>
    </w:lvl>
    <w:lvl w:ilvl="2" w:tplc="FFA4CA28">
      <w:numFmt w:val="decimal"/>
      <w:lvlText w:val=""/>
      <w:lvlJc w:val="left"/>
    </w:lvl>
    <w:lvl w:ilvl="3" w:tplc="E850C73E">
      <w:numFmt w:val="decimal"/>
      <w:lvlText w:val=""/>
      <w:lvlJc w:val="left"/>
    </w:lvl>
    <w:lvl w:ilvl="4" w:tplc="0E66A7D2">
      <w:numFmt w:val="decimal"/>
      <w:lvlText w:val=""/>
      <w:lvlJc w:val="left"/>
    </w:lvl>
    <w:lvl w:ilvl="5" w:tplc="AE9E5FE8">
      <w:numFmt w:val="decimal"/>
      <w:lvlText w:val=""/>
      <w:lvlJc w:val="left"/>
    </w:lvl>
    <w:lvl w:ilvl="6" w:tplc="C220B6EC">
      <w:numFmt w:val="decimal"/>
      <w:lvlText w:val=""/>
      <w:lvlJc w:val="left"/>
    </w:lvl>
    <w:lvl w:ilvl="7" w:tplc="EB3E58D4">
      <w:numFmt w:val="decimal"/>
      <w:lvlText w:val=""/>
      <w:lvlJc w:val="left"/>
    </w:lvl>
    <w:lvl w:ilvl="8" w:tplc="1B388F5E">
      <w:numFmt w:val="decimal"/>
      <w:lvlText w:val=""/>
      <w:lvlJc w:val="left"/>
    </w:lvl>
  </w:abstractNum>
  <w:abstractNum w:abstractNumId="2" w15:restartNumberingAfterBreak="0">
    <w:nsid w:val="1BEB31CC"/>
    <w:multiLevelType w:val="hybridMultilevel"/>
    <w:tmpl w:val="317CEDA4"/>
    <w:lvl w:ilvl="0" w:tplc="68B8E004">
      <w:start w:val="1"/>
      <w:numFmt w:val="decimal"/>
      <w:lvlText w:val="%1."/>
      <w:lvlJc w:val="left"/>
      <w:pPr>
        <w:ind w:left="420" w:hanging="300"/>
      </w:pPr>
    </w:lvl>
    <w:lvl w:ilvl="1" w:tplc="A712105A">
      <w:numFmt w:val="decimal"/>
      <w:lvlText w:val=""/>
      <w:lvlJc w:val="left"/>
    </w:lvl>
    <w:lvl w:ilvl="2" w:tplc="B52AAF06">
      <w:numFmt w:val="decimal"/>
      <w:lvlText w:val=""/>
      <w:lvlJc w:val="left"/>
    </w:lvl>
    <w:lvl w:ilvl="3" w:tplc="13224876">
      <w:numFmt w:val="decimal"/>
      <w:lvlText w:val=""/>
      <w:lvlJc w:val="left"/>
    </w:lvl>
    <w:lvl w:ilvl="4" w:tplc="3C143790">
      <w:numFmt w:val="decimal"/>
      <w:lvlText w:val=""/>
      <w:lvlJc w:val="left"/>
    </w:lvl>
    <w:lvl w:ilvl="5" w:tplc="0040E51C">
      <w:numFmt w:val="decimal"/>
      <w:lvlText w:val=""/>
      <w:lvlJc w:val="left"/>
    </w:lvl>
    <w:lvl w:ilvl="6" w:tplc="0B04E5C0">
      <w:numFmt w:val="decimal"/>
      <w:lvlText w:val=""/>
      <w:lvlJc w:val="left"/>
    </w:lvl>
    <w:lvl w:ilvl="7" w:tplc="7A0EF918">
      <w:numFmt w:val="decimal"/>
      <w:lvlText w:val=""/>
      <w:lvlJc w:val="left"/>
    </w:lvl>
    <w:lvl w:ilvl="8" w:tplc="C81EBBEC">
      <w:numFmt w:val="decimal"/>
      <w:lvlText w:val=""/>
      <w:lvlJc w:val="left"/>
    </w:lvl>
  </w:abstractNum>
  <w:abstractNum w:abstractNumId="3" w15:restartNumberingAfterBreak="0">
    <w:nsid w:val="26C174B0"/>
    <w:multiLevelType w:val="hybridMultilevel"/>
    <w:tmpl w:val="8EC6E74E"/>
    <w:lvl w:ilvl="0" w:tplc="2BE41154">
      <w:start w:val="1"/>
      <w:numFmt w:val="decimal"/>
      <w:lvlText w:val="%1."/>
      <w:lvlJc w:val="left"/>
      <w:pPr>
        <w:ind w:left="420" w:hanging="300"/>
      </w:pPr>
    </w:lvl>
    <w:lvl w:ilvl="1" w:tplc="0E94BB0C">
      <w:numFmt w:val="decimal"/>
      <w:lvlText w:val=""/>
      <w:lvlJc w:val="left"/>
    </w:lvl>
    <w:lvl w:ilvl="2" w:tplc="5EDEC12E">
      <w:numFmt w:val="decimal"/>
      <w:lvlText w:val=""/>
      <w:lvlJc w:val="left"/>
    </w:lvl>
    <w:lvl w:ilvl="3" w:tplc="7E60CBD2">
      <w:numFmt w:val="decimal"/>
      <w:lvlText w:val=""/>
      <w:lvlJc w:val="left"/>
    </w:lvl>
    <w:lvl w:ilvl="4" w:tplc="E81AB2FE">
      <w:numFmt w:val="decimal"/>
      <w:lvlText w:val=""/>
      <w:lvlJc w:val="left"/>
    </w:lvl>
    <w:lvl w:ilvl="5" w:tplc="3C7E1DC0">
      <w:numFmt w:val="decimal"/>
      <w:lvlText w:val=""/>
      <w:lvlJc w:val="left"/>
    </w:lvl>
    <w:lvl w:ilvl="6" w:tplc="CCD81F6C">
      <w:numFmt w:val="decimal"/>
      <w:lvlText w:val=""/>
      <w:lvlJc w:val="left"/>
    </w:lvl>
    <w:lvl w:ilvl="7" w:tplc="E76A70A4">
      <w:numFmt w:val="decimal"/>
      <w:lvlText w:val=""/>
      <w:lvlJc w:val="left"/>
    </w:lvl>
    <w:lvl w:ilvl="8" w:tplc="C464B84A">
      <w:numFmt w:val="decimal"/>
      <w:lvlText w:val=""/>
      <w:lvlJc w:val="left"/>
    </w:lvl>
  </w:abstractNum>
  <w:abstractNum w:abstractNumId="4" w15:restartNumberingAfterBreak="0">
    <w:nsid w:val="2CDC3DA9"/>
    <w:multiLevelType w:val="hybridMultilevel"/>
    <w:tmpl w:val="6280237C"/>
    <w:lvl w:ilvl="0" w:tplc="D7265B44">
      <w:start w:val="1"/>
      <w:numFmt w:val="decimal"/>
      <w:lvlText w:val="%1."/>
      <w:lvlJc w:val="left"/>
      <w:pPr>
        <w:ind w:left="420" w:hanging="300"/>
      </w:pPr>
    </w:lvl>
    <w:lvl w:ilvl="1" w:tplc="B2E0B342">
      <w:numFmt w:val="decimal"/>
      <w:lvlText w:val=""/>
      <w:lvlJc w:val="left"/>
    </w:lvl>
    <w:lvl w:ilvl="2" w:tplc="9644427A">
      <w:numFmt w:val="decimal"/>
      <w:lvlText w:val=""/>
      <w:lvlJc w:val="left"/>
    </w:lvl>
    <w:lvl w:ilvl="3" w:tplc="B7C6C6CE">
      <w:numFmt w:val="decimal"/>
      <w:lvlText w:val=""/>
      <w:lvlJc w:val="left"/>
    </w:lvl>
    <w:lvl w:ilvl="4" w:tplc="5A306822">
      <w:numFmt w:val="decimal"/>
      <w:lvlText w:val=""/>
      <w:lvlJc w:val="left"/>
    </w:lvl>
    <w:lvl w:ilvl="5" w:tplc="4A8E76EC">
      <w:numFmt w:val="decimal"/>
      <w:lvlText w:val=""/>
      <w:lvlJc w:val="left"/>
    </w:lvl>
    <w:lvl w:ilvl="6" w:tplc="B8FAD3BC">
      <w:numFmt w:val="decimal"/>
      <w:lvlText w:val=""/>
      <w:lvlJc w:val="left"/>
    </w:lvl>
    <w:lvl w:ilvl="7" w:tplc="63A88970">
      <w:numFmt w:val="decimal"/>
      <w:lvlText w:val=""/>
      <w:lvlJc w:val="left"/>
    </w:lvl>
    <w:lvl w:ilvl="8" w:tplc="1A14C5AC">
      <w:numFmt w:val="decimal"/>
      <w:lvlText w:val=""/>
      <w:lvlJc w:val="left"/>
    </w:lvl>
  </w:abstractNum>
  <w:abstractNum w:abstractNumId="5" w15:restartNumberingAfterBreak="0">
    <w:nsid w:val="2F046794"/>
    <w:multiLevelType w:val="hybridMultilevel"/>
    <w:tmpl w:val="9B128B06"/>
    <w:lvl w:ilvl="0" w:tplc="DCDA1750">
      <w:start w:val="1"/>
      <w:numFmt w:val="bullet"/>
      <w:lvlText w:val="●"/>
      <w:lvlJc w:val="left"/>
      <w:pPr>
        <w:ind w:left="720" w:hanging="360"/>
      </w:pPr>
    </w:lvl>
    <w:lvl w:ilvl="1" w:tplc="9B220654">
      <w:start w:val="1"/>
      <w:numFmt w:val="bullet"/>
      <w:lvlText w:val="○"/>
      <w:lvlJc w:val="left"/>
      <w:pPr>
        <w:ind w:left="1440" w:hanging="360"/>
      </w:pPr>
    </w:lvl>
    <w:lvl w:ilvl="2" w:tplc="0266504C">
      <w:start w:val="1"/>
      <w:numFmt w:val="bullet"/>
      <w:lvlText w:val="■"/>
      <w:lvlJc w:val="left"/>
      <w:pPr>
        <w:ind w:left="2160" w:hanging="360"/>
      </w:pPr>
    </w:lvl>
    <w:lvl w:ilvl="3" w:tplc="E3501452">
      <w:start w:val="1"/>
      <w:numFmt w:val="bullet"/>
      <w:lvlText w:val="●"/>
      <w:lvlJc w:val="left"/>
      <w:pPr>
        <w:ind w:left="2880" w:hanging="360"/>
      </w:pPr>
    </w:lvl>
    <w:lvl w:ilvl="4" w:tplc="DFA0C150">
      <w:start w:val="1"/>
      <w:numFmt w:val="bullet"/>
      <w:lvlText w:val="○"/>
      <w:lvlJc w:val="left"/>
      <w:pPr>
        <w:ind w:left="3600" w:hanging="360"/>
      </w:pPr>
    </w:lvl>
    <w:lvl w:ilvl="5" w:tplc="A716A850">
      <w:start w:val="1"/>
      <w:numFmt w:val="bullet"/>
      <w:lvlText w:val="■"/>
      <w:lvlJc w:val="left"/>
      <w:pPr>
        <w:ind w:left="4320" w:hanging="360"/>
      </w:pPr>
    </w:lvl>
    <w:lvl w:ilvl="6" w:tplc="81841522">
      <w:start w:val="1"/>
      <w:numFmt w:val="bullet"/>
      <w:lvlText w:val="●"/>
      <w:lvlJc w:val="left"/>
      <w:pPr>
        <w:ind w:left="5040" w:hanging="360"/>
      </w:pPr>
    </w:lvl>
    <w:lvl w:ilvl="7" w:tplc="39C0EBB6">
      <w:start w:val="1"/>
      <w:numFmt w:val="bullet"/>
      <w:lvlText w:val="●"/>
      <w:lvlJc w:val="left"/>
      <w:pPr>
        <w:ind w:left="5760" w:hanging="360"/>
      </w:pPr>
    </w:lvl>
    <w:lvl w:ilvl="8" w:tplc="2D8E0F3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B8B776B"/>
    <w:multiLevelType w:val="hybridMultilevel"/>
    <w:tmpl w:val="07EE9E1E"/>
    <w:lvl w:ilvl="0" w:tplc="7054A518">
      <w:start w:val="1"/>
      <w:numFmt w:val="decimal"/>
      <w:lvlText w:val="%1."/>
      <w:lvlJc w:val="left"/>
      <w:pPr>
        <w:ind w:left="420" w:hanging="300"/>
      </w:pPr>
    </w:lvl>
    <w:lvl w:ilvl="1" w:tplc="F9D876F2">
      <w:numFmt w:val="decimal"/>
      <w:lvlText w:val=""/>
      <w:lvlJc w:val="left"/>
    </w:lvl>
    <w:lvl w:ilvl="2" w:tplc="BC84CA00">
      <w:numFmt w:val="decimal"/>
      <w:lvlText w:val=""/>
      <w:lvlJc w:val="left"/>
    </w:lvl>
    <w:lvl w:ilvl="3" w:tplc="FA5C29EA">
      <w:numFmt w:val="decimal"/>
      <w:lvlText w:val=""/>
      <w:lvlJc w:val="left"/>
    </w:lvl>
    <w:lvl w:ilvl="4" w:tplc="41B299FC">
      <w:numFmt w:val="decimal"/>
      <w:lvlText w:val=""/>
      <w:lvlJc w:val="left"/>
    </w:lvl>
    <w:lvl w:ilvl="5" w:tplc="E2E026BC">
      <w:numFmt w:val="decimal"/>
      <w:lvlText w:val=""/>
      <w:lvlJc w:val="left"/>
    </w:lvl>
    <w:lvl w:ilvl="6" w:tplc="718EB6B0">
      <w:numFmt w:val="decimal"/>
      <w:lvlText w:val=""/>
      <w:lvlJc w:val="left"/>
    </w:lvl>
    <w:lvl w:ilvl="7" w:tplc="19762BE2">
      <w:numFmt w:val="decimal"/>
      <w:lvlText w:val=""/>
      <w:lvlJc w:val="left"/>
    </w:lvl>
    <w:lvl w:ilvl="8" w:tplc="F5D810AC">
      <w:numFmt w:val="decimal"/>
      <w:lvlText w:val=""/>
      <w:lvlJc w:val="left"/>
    </w:lvl>
  </w:abstractNum>
  <w:abstractNum w:abstractNumId="7" w15:restartNumberingAfterBreak="0">
    <w:nsid w:val="469E60A7"/>
    <w:multiLevelType w:val="hybridMultilevel"/>
    <w:tmpl w:val="5E4E3F7A"/>
    <w:lvl w:ilvl="0" w:tplc="9DE25C84">
      <w:start w:val="1"/>
      <w:numFmt w:val="bullet"/>
      <w:lvlText w:val="•"/>
      <w:lvlJc w:val="left"/>
      <w:pPr>
        <w:ind w:left="400" w:hanging="260"/>
      </w:pPr>
    </w:lvl>
    <w:lvl w:ilvl="1" w:tplc="AA2CD94C">
      <w:start w:val="1"/>
      <w:numFmt w:val="bullet"/>
      <w:lvlText w:val="◦"/>
      <w:lvlJc w:val="left"/>
      <w:pPr>
        <w:ind w:left="800" w:hanging="260"/>
      </w:pPr>
    </w:lvl>
    <w:lvl w:ilvl="2" w:tplc="E93E9CDC">
      <w:numFmt w:val="decimal"/>
      <w:lvlText w:val=""/>
      <w:lvlJc w:val="left"/>
    </w:lvl>
    <w:lvl w:ilvl="3" w:tplc="2A3ECF82">
      <w:numFmt w:val="decimal"/>
      <w:lvlText w:val=""/>
      <w:lvlJc w:val="left"/>
    </w:lvl>
    <w:lvl w:ilvl="4" w:tplc="6EA6560C">
      <w:numFmt w:val="decimal"/>
      <w:lvlText w:val=""/>
      <w:lvlJc w:val="left"/>
    </w:lvl>
    <w:lvl w:ilvl="5" w:tplc="8A0A2C2E">
      <w:numFmt w:val="decimal"/>
      <w:lvlText w:val=""/>
      <w:lvlJc w:val="left"/>
    </w:lvl>
    <w:lvl w:ilvl="6" w:tplc="535C7A54">
      <w:numFmt w:val="decimal"/>
      <w:lvlText w:val=""/>
      <w:lvlJc w:val="left"/>
    </w:lvl>
    <w:lvl w:ilvl="7" w:tplc="460A64E2">
      <w:numFmt w:val="decimal"/>
      <w:lvlText w:val=""/>
      <w:lvlJc w:val="left"/>
    </w:lvl>
    <w:lvl w:ilvl="8" w:tplc="A3A68CBE">
      <w:numFmt w:val="decimal"/>
      <w:lvlText w:val=""/>
      <w:lvlJc w:val="left"/>
    </w:lvl>
  </w:abstractNum>
  <w:abstractNum w:abstractNumId="8" w15:restartNumberingAfterBreak="0">
    <w:nsid w:val="75842BC2"/>
    <w:multiLevelType w:val="hybridMultilevel"/>
    <w:tmpl w:val="F1A281D2"/>
    <w:lvl w:ilvl="0" w:tplc="CB2CE1FE">
      <w:start w:val="1"/>
      <w:numFmt w:val="decimal"/>
      <w:lvlText w:val="%1."/>
      <w:lvlJc w:val="left"/>
      <w:pPr>
        <w:ind w:left="420" w:hanging="300"/>
      </w:pPr>
    </w:lvl>
    <w:lvl w:ilvl="1" w:tplc="84066E62">
      <w:numFmt w:val="decimal"/>
      <w:lvlText w:val=""/>
      <w:lvlJc w:val="left"/>
    </w:lvl>
    <w:lvl w:ilvl="2" w:tplc="3E000BBC">
      <w:numFmt w:val="decimal"/>
      <w:lvlText w:val=""/>
      <w:lvlJc w:val="left"/>
    </w:lvl>
    <w:lvl w:ilvl="3" w:tplc="72885A46">
      <w:numFmt w:val="decimal"/>
      <w:lvlText w:val=""/>
      <w:lvlJc w:val="left"/>
    </w:lvl>
    <w:lvl w:ilvl="4" w:tplc="BC76AF6E">
      <w:numFmt w:val="decimal"/>
      <w:lvlText w:val=""/>
      <w:lvlJc w:val="left"/>
    </w:lvl>
    <w:lvl w:ilvl="5" w:tplc="9140B106">
      <w:numFmt w:val="decimal"/>
      <w:lvlText w:val=""/>
      <w:lvlJc w:val="left"/>
    </w:lvl>
    <w:lvl w:ilvl="6" w:tplc="E424E8AC">
      <w:numFmt w:val="decimal"/>
      <w:lvlText w:val=""/>
      <w:lvlJc w:val="left"/>
    </w:lvl>
    <w:lvl w:ilvl="7" w:tplc="CB040C0E">
      <w:numFmt w:val="decimal"/>
      <w:lvlText w:val=""/>
      <w:lvlJc w:val="left"/>
    </w:lvl>
    <w:lvl w:ilvl="8" w:tplc="B1FA4C1C">
      <w:numFmt w:val="decimal"/>
      <w:lvlText w:val=""/>
      <w:lvlJc w:val="left"/>
    </w:lvl>
  </w:abstractNum>
  <w:abstractNum w:abstractNumId="9" w15:restartNumberingAfterBreak="0">
    <w:nsid w:val="75EF1113"/>
    <w:multiLevelType w:val="hybridMultilevel"/>
    <w:tmpl w:val="60F06C8C"/>
    <w:lvl w:ilvl="0" w:tplc="AB9AA3F2">
      <w:start w:val="1"/>
      <w:numFmt w:val="decimal"/>
      <w:lvlText w:val="%1."/>
      <w:lvlJc w:val="left"/>
      <w:pPr>
        <w:ind w:left="420" w:hanging="300"/>
      </w:pPr>
    </w:lvl>
    <w:lvl w:ilvl="1" w:tplc="FE4A2A2C">
      <w:numFmt w:val="decimal"/>
      <w:lvlText w:val=""/>
      <w:lvlJc w:val="left"/>
    </w:lvl>
    <w:lvl w:ilvl="2" w:tplc="5486075C">
      <w:numFmt w:val="decimal"/>
      <w:lvlText w:val=""/>
      <w:lvlJc w:val="left"/>
    </w:lvl>
    <w:lvl w:ilvl="3" w:tplc="BA2A870C">
      <w:numFmt w:val="decimal"/>
      <w:lvlText w:val=""/>
      <w:lvlJc w:val="left"/>
    </w:lvl>
    <w:lvl w:ilvl="4" w:tplc="3EA21D44">
      <w:numFmt w:val="decimal"/>
      <w:lvlText w:val=""/>
      <w:lvlJc w:val="left"/>
    </w:lvl>
    <w:lvl w:ilvl="5" w:tplc="44AE3132">
      <w:numFmt w:val="decimal"/>
      <w:lvlText w:val=""/>
      <w:lvlJc w:val="left"/>
    </w:lvl>
    <w:lvl w:ilvl="6" w:tplc="A648B388">
      <w:numFmt w:val="decimal"/>
      <w:lvlText w:val=""/>
      <w:lvlJc w:val="left"/>
    </w:lvl>
    <w:lvl w:ilvl="7" w:tplc="16DC4ECA">
      <w:numFmt w:val="decimal"/>
      <w:lvlText w:val=""/>
      <w:lvlJc w:val="left"/>
    </w:lvl>
    <w:lvl w:ilvl="8" w:tplc="01462274">
      <w:numFmt w:val="decimal"/>
      <w:lvlText w:val=""/>
      <w:lvlJc w:val="left"/>
    </w:lvl>
  </w:abstractNum>
  <w:num w:numId="1" w16cid:durableId="1686249841">
    <w:abstractNumId w:val="5"/>
    <w:lvlOverride w:ilvl="0">
      <w:startOverride w:val="1"/>
    </w:lvlOverride>
  </w:num>
  <w:num w:numId="2" w16cid:durableId="1152255947">
    <w:abstractNumId w:val="7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69"/>
    <w:rsid w:val="00007DE0"/>
    <w:rsid w:val="00117370"/>
    <w:rsid w:val="00525B56"/>
    <w:rsid w:val="005D7976"/>
    <w:rsid w:val="00765269"/>
    <w:rsid w:val="007B25E6"/>
    <w:rsid w:val="009B076F"/>
    <w:rsid w:val="00B068A4"/>
    <w:rsid w:val="00CE0BDE"/>
    <w:rsid w:val="00D47C5E"/>
    <w:rsid w:val="00DF66F9"/>
    <w:rsid w:val="00E23C7E"/>
    <w:rsid w:val="00FC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00AF"/>
  <w15:docId w15:val="{9B09B70E-B8C7-44A4-9ED4-2BA93695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1E1E1E"/>
        <w:sz w:val="21"/>
        <w:szCs w:val="21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40"/>
      <w:outlineLvl w:val="0"/>
    </w:pPr>
    <w:rPr>
      <w:rFonts w:eastAsia="微软雅黑"/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rFonts w:eastAsia="微软雅黑"/>
      <w:b/>
      <w:bCs/>
      <w:color w:val="2E2E2E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B25E6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7B25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徐公 城北</cp:lastModifiedBy>
  <cp:revision>2</cp:revision>
  <dcterms:created xsi:type="dcterms:W3CDTF">2026-09-27T13:03:00Z</dcterms:created>
  <dcterms:modified xsi:type="dcterms:W3CDTF">2026-09-27T13:03:00Z</dcterms:modified>
</cp:coreProperties>
</file>